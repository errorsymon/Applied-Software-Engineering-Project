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DCCE0" w14:textId="77777777" w:rsidR="00E44A81" w:rsidRPr="003F1D49" w:rsidRDefault="00E44A81" w:rsidP="00E44A81">
      <w:pPr>
        <w:jc w:val="center"/>
        <w:rPr>
          <w:b/>
          <w:sz w:val="32"/>
          <w:szCs w:val="32"/>
        </w:rPr>
      </w:pPr>
      <w:r w:rsidRPr="003F1D49">
        <w:rPr>
          <w:b/>
          <w:sz w:val="32"/>
          <w:szCs w:val="32"/>
        </w:rPr>
        <w:t>FOR INTERNAL USE</w:t>
      </w:r>
    </w:p>
    <w:p w14:paraId="5D998258" w14:textId="77777777" w:rsidR="00E44A81" w:rsidRDefault="00E44A81" w:rsidP="00E44A81">
      <w:pPr>
        <w:rPr>
          <w:b/>
        </w:rPr>
      </w:pPr>
    </w:p>
    <w:p w14:paraId="652A430E" w14:textId="0A257D83" w:rsidR="00E44A81" w:rsidRPr="003F1D49" w:rsidRDefault="00E44A81" w:rsidP="00E44A81">
      <w:pPr>
        <w:rPr>
          <w:b/>
          <w:sz w:val="28"/>
          <w:szCs w:val="28"/>
        </w:rPr>
      </w:pPr>
      <w:r w:rsidRPr="003F1D49">
        <w:rPr>
          <w:b/>
          <w:sz w:val="28"/>
          <w:szCs w:val="28"/>
        </w:rPr>
        <w:t xml:space="preserve">Purpose of </w:t>
      </w:r>
      <w:r>
        <w:rPr>
          <w:b/>
          <w:sz w:val="28"/>
          <w:szCs w:val="28"/>
        </w:rPr>
        <w:t xml:space="preserve">Contraceptive Non-User </w:t>
      </w:r>
      <w:r w:rsidRPr="003F1D49">
        <w:rPr>
          <w:b/>
          <w:sz w:val="28"/>
          <w:szCs w:val="28"/>
        </w:rPr>
        <w:t>IDIs:</w:t>
      </w:r>
    </w:p>
    <w:p w14:paraId="215B6F2B" w14:textId="77777777" w:rsidR="00E44A81" w:rsidRPr="003F1D49" w:rsidRDefault="00E44A81" w:rsidP="00E44A81">
      <w:pPr>
        <w:pStyle w:val="ListParagraph"/>
        <w:numPr>
          <w:ilvl w:val="0"/>
          <w:numId w:val="5"/>
        </w:numPr>
        <w:rPr>
          <w:b/>
        </w:rPr>
      </w:pPr>
      <w:r>
        <w:t xml:space="preserve">Deeply </w:t>
      </w:r>
      <w:r w:rsidRPr="0000617E">
        <w:t>understand</w:t>
      </w:r>
      <w:r>
        <w:t>:</w:t>
      </w:r>
    </w:p>
    <w:p w14:paraId="4BC47A7F" w14:textId="393652BB" w:rsidR="00E44A81" w:rsidRPr="003F1D49" w:rsidRDefault="00E44A81" w:rsidP="00E44A81">
      <w:pPr>
        <w:pStyle w:val="ListParagraph"/>
        <w:numPr>
          <w:ilvl w:val="1"/>
          <w:numId w:val="5"/>
        </w:numPr>
        <w:rPr>
          <w:b/>
        </w:rPr>
      </w:pPr>
      <w:r w:rsidRPr="00D67768">
        <w:t xml:space="preserve">women’s </w:t>
      </w:r>
      <w:r>
        <w:t>understandings of</w:t>
      </w:r>
      <w:r w:rsidRPr="00D67768">
        <w:t xml:space="preserve"> contraceptive side effects</w:t>
      </w:r>
      <w:r>
        <w:t>, including</w:t>
      </w:r>
      <w:r w:rsidRPr="00D67768">
        <w:t xml:space="preserve"> </w:t>
      </w:r>
      <w:r w:rsidR="00BF250E">
        <w:t xml:space="preserve">potential changes to </w:t>
      </w:r>
      <w:proofErr w:type="gramStart"/>
      <w:r w:rsidR="00BF250E">
        <w:t>menstruation</w:t>
      </w:r>
      <w:r>
        <w:t>;</w:t>
      </w:r>
      <w:proofErr w:type="gramEnd"/>
    </w:p>
    <w:p w14:paraId="4B9C249D" w14:textId="77777777" w:rsidR="00E44A81" w:rsidRPr="003F1D49" w:rsidRDefault="00E44A81" w:rsidP="00E44A81">
      <w:pPr>
        <w:pStyle w:val="ListParagraph"/>
        <w:numPr>
          <w:ilvl w:val="1"/>
          <w:numId w:val="5"/>
        </w:numPr>
        <w:rPr>
          <w:b/>
        </w:rPr>
      </w:pPr>
      <w:r w:rsidRPr="00D67768">
        <w:t xml:space="preserve">fears of loss of/return to </w:t>
      </w:r>
      <w:proofErr w:type="gramStart"/>
      <w:r w:rsidRPr="00D67768">
        <w:t>fertility</w:t>
      </w:r>
      <w:r>
        <w:t>;</w:t>
      </w:r>
      <w:proofErr w:type="gramEnd"/>
    </w:p>
    <w:p w14:paraId="40358A01" w14:textId="4A2BBC6F" w:rsidR="00E44A81" w:rsidRPr="003F1D49" w:rsidRDefault="00E44A81" w:rsidP="00E44A81">
      <w:pPr>
        <w:pStyle w:val="ListParagraph"/>
        <w:numPr>
          <w:ilvl w:val="1"/>
          <w:numId w:val="5"/>
        </w:numPr>
        <w:rPr>
          <w:b/>
        </w:rPr>
      </w:pPr>
      <w:r>
        <w:t>k</w:t>
      </w:r>
      <w:r w:rsidRPr="00AF19F7">
        <w:t xml:space="preserve">ey side effect-related barriers </w:t>
      </w:r>
      <w:r w:rsidRPr="00B66644">
        <w:t xml:space="preserve">that affect </w:t>
      </w:r>
      <w:r w:rsidR="00BF250E">
        <w:t xml:space="preserve">women’s desire for </w:t>
      </w:r>
      <w:proofErr w:type="gramStart"/>
      <w:r w:rsidRPr="00AF19F7">
        <w:t>contracepti</w:t>
      </w:r>
      <w:r w:rsidR="00BF250E">
        <w:t>on</w:t>
      </w:r>
      <w:r>
        <w:t>;</w:t>
      </w:r>
      <w:proofErr w:type="gramEnd"/>
    </w:p>
    <w:p w14:paraId="60FC2293" w14:textId="6374E04A" w:rsidR="00E44A81" w:rsidRPr="003F1D49" w:rsidRDefault="00E44A81" w:rsidP="00E44A81">
      <w:pPr>
        <w:pStyle w:val="ListParagraph"/>
        <w:numPr>
          <w:ilvl w:val="1"/>
          <w:numId w:val="5"/>
        </w:numPr>
        <w:rPr>
          <w:b/>
        </w:rPr>
      </w:pPr>
      <w:r w:rsidRPr="00B66644">
        <w:t xml:space="preserve">women’s preferences for receiving enhanced side effects counseling when selecting a </w:t>
      </w:r>
      <w:r w:rsidR="00BF250E">
        <w:t xml:space="preserve">contraceptive </w:t>
      </w:r>
      <w:r w:rsidRPr="00B66644">
        <w:t>method and for receiving follow-up support after selecting a method.</w:t>
      </w:r>
    </w:p>
    <w:p w14:paraId="43C755EA" w14:textId="77777777" w:rsidR="00E44A81" w:rsidRDefault="00E44A81" w:rsidP="00E44A81">
      <w:r>
        <w:br w:type="page"/>
      </w:r>
    </w:p>
    <w:p w14:paraId="5137DD28" w14:textId="77777777" w:rsidR="00E44A81" w:rsidRDefault="00E44A81" w:rsidP="00E44A81">
      <w:pPr>
        <w:outlineLvl w:val="0"/>
      </w:pPr>
      <w:r>
        <w:lastRenderedPageBreak/>
        <w:t xml:space="preserve">Study Title: Improving family planning counseling and </w:t>
      </w:r>
      <w:proofErr w:type="gramStart"/>
      <w:r>
        <w:t>follow-up</w:t>
      </w:r>
      <w:proofErr w:type="gramEnd"/>
      <w:r w:rsidRPr="00276D4B">
        <w:t xml:space="preserve"> </w:t>
      </w:r>
    </w:p>
    <w:p w14:paraId="672C17A1" w14:textId="77777777" w:rsidR="00E44A81" w:rsidRPr="001A7B1C" w:rsidRDefault="00E44A81" w:rsidP="00E44A81">
      <w:pPr>
        <w:rPr>
          <w:highlight w:val="yellow"/>
        </w:rPr>
      </w:pPr>
      <w:r w:rsidRPr="001A7B1C">
        <w:rPr>
          <w:highlight w:val="yellow"/>
        </w:rPr>
        <w:t xml:space="preserve">IRB No: </w:t>
      </w:r>
    </w:p>
    <w:p w14:paraId="21935C00" w14:textId="75733619" w:rsidR="00E44A81" w:rsidRDefault="00E44A81" w:rsidP="00E44A81">
      <w:r w:rsidRPr="002817A8">
        <w:t xml:space="preserve">Version: </w:t>
      </w:r>
      <w:ins w:id="0" w:author="Kirksey, Kristen" w:date="2023-03-21T12:11:00Z">
        <w:r w:rsidR="001E2112">
          <w:t>5</w:t>
        </w:r>
      </w:ins>
      <w:del w:id="1" w:author="Kirksey, Kristen" w:date="2023-03-18T20:48:00Z">
        <w:r w:rsidR="002817A8" w:rsidRPr="002817A8" w:rsidDel="00687D5C">
          <w:delText>2</w:delText>
        </w:r>
      </w:del>
      <w:r w:rsidRPr="002817A8">
        <w:t xml:space="preserve"> DATED </w:t>
      </w:r>
      <w:del w:id="2" w:author="Kirksey, Kristen" w:date="2023-03-18T20:48:00Z">
        <w:r w:rsidR="002718EF" w:rsidDel="00687D5C">
          <w:delText>30</w:delText>
        </w:r>
        <w:r w:rsidR="002817A8" w:rsidDel="00687D5C">
          <w:delText xml:space="preserve"> JANUARY</w:delText>
        </w:r>
      </w:del>
      <w:ins w:id="3" w:author="Kirksey, Kristen" w:date="2023-03-21T12:11:00Z">
        <w:r w:rsidR="001E2112">
          <w:t xml:space="preserve">21 </w:t>
        </w:r>
      </w:ins>
      <w:ins w:id="4" w:author="Kirksey, Kristen" w:date="2023-03-18T20:48:00Z">
        <w:r w:rsidR="00687D5C">
          <w:t>MARCH</w:t>
        </w:r>
      </w:ins>
      <w:r w:rsidR="002817A8">
        <w:t xml:space="preserve"> 2023</w:t>
      </w:r>
    </w:p>
    <w:p w14:paraId="2D3D1DAE" w14:textId="77777777" w:rsidR="00E44A81" w:rsidRDefault="00E44A81" w:rsidP="00E44A81">
      <w:pPr>
        <w:rPr>
          <w:b/>
        </w:rPr>
      </w:pPr>
    </w:p>
    <w:p w14:paraId="1CA86019" w14:textId="77777777" w:rsidR="00E44A81" w:rsidRPr="00146BF1" w:rsidRDefault="00E44A81" w:rsidP="00E44A81">
      <w:pPr>
        <w:outlineLvl w:val="0"/>
      </w:pPr>
      <w:r w:rsidRPr="00524653">
        <w:t>Session ID: [____</w:t>
      </w:r>
      <w:proofErr w:type="gramStart"/>
      <w:r w:rsidRPr="00524653">
        <w:t>_]_</w:t>
      </w:r>
      <w:proofErr w:type="gramEnd"/>
      <w:r w:rsidRPr="00524653">
        <w:t>[___ ___ ]</w:t>
      </w:r>
      <w:r w:rsidRPr="00EB0671">
        <w:t>_[__]_[_____]</w:t>
      </w:r>
      <w:r w:rsidRPr="00146BF1">
        <w:t xml:space="preserve">     Date (DD/MM/YY): ____ /____ / ____</w:t>
      </w:r>
    </w:p>
    <w:p w14:paraId="027B684B" w14:textId="77777777" w:rsidR="00E44A81" w:rsidRPr="00146BF1" w:rsidRDefault="00E44A81" w:rsidP="00E44A81"/>
    <w:p w14:paraId="535CA41E" w14:textId="77777777" w:rsidR="00E44A81" w:rsidRPr="003F2FAA" w:rsidRDefault="00E44A81" w:rsidP="00E44A81">
      <w:pPr>
        <w:outlineLvl w:val="0"/>
      </w:pPr>
      <w:r w:rsidRPr="003F2FAA">
        <w:t>Name of Interviewer: _____________________________</w:t>
      </w:r>
      <w:r>
        <w:t>______________________________</w:t>
      </w:r>
    </w:p>
    <w:p w14:paraId="2410E673" w14:textId="77777777" w:rsidR="00E44A81" w:rsidRPr="003F2FAA" w:rsidRDefault="00E44A81" w:rsidP="00E44A81">
      <w:pPr>
        <w:outlineLvl w:val="0"/>
      </w:pPr>
    </w:p>
    <w:p w14:paraId="37658233" w14:textId="77777777" w:rsidR="00E44A81" w:rsidRDefault="00E44A81" w:rsidP="00E44A81">
      <w:pPr>
        <w:rPr>
          <w:b/>
        </w:rPr>
      </w:pPr>
    </w:p>
    <w:p w14:paraId="4C40AFC0" w14:textId="77777777" w:rsidR="00E44A81" w:rsidRDefault="00E44A81" w:rsidP="00E44A81">
      <w:pPr>
        <w:pBdr>
          <w:bottom w:val="single" w:sz="12" w:space="1" w:color="auto"/>
        </w:pBdr>
        <w:outlineLvl w:val="0"/>
        <w:rPr>
          <w:b/>
        </w:rPr>
      </w:pPr>
      <w:r>
        <w:rPr>
          <w:b/>
        </w:rPr>
        <w:t>Before the Interview</w:t>
      </w:r>
    </w:p>
    <w:p w14:paraId="68A32EB1" w14:textId="77777777" w:rsidR="00E44A81" w:rsidRPr="003F2FAA" w:rsidRDefault="00E44A81" w:rsidP="00E44A81"/>
    <w:p w14:paraId="57432340" w14:textId="77777777" w:rsidR="00E44A81" w:rsidRPr="006C5009" w:rsidRDefault="00E44A81" w:rsidP="00E44A81">
      <w:pPr>
        <w:pStyle w:val="ListParagraph"/>
        <w:numPr>
          <w:ilvl w:val="0"/>
          <w:numId w:val="1"/>
        </w:numPr>
        <w:rPr>
          <w:b/>
          <w:i/>
          <w:smallCaps/>
        </w:rPr>
      </w:pPr>
      <w:r w:rsidRPr="006C5009">
        <w:rPr>
          <w:b/>
          <w:i/>
          <w:smallCaps/>
        </w:rPr>
        <w:t xml:space="preserve">Introduce yourself and the study </w:t>
      </w:r>
    </w:p>
    <w:p w14:paraId="45AC3E1E" w14:textId="77777777" w:rsidR="00E44A81" w:rsidRPr="006C5009" w:rsidRDefault="00E44A81" w:rsidP="00E44A81">
      <w:pPr>
        <w:pStyle w:val="ListParagraph"/>
        <w:rPr>
          <w:b/>
          <w:i/>
          <w:smallCaps/>
        </w:rPr>
      </w:pPr>
    </w:p>
    <w:p w14:paraId="7BD7E601" w14:textId="77777777" w:rsidR="00E44A81" w:rsidRPr="006C5009" w:rsidRDefault="00E44A81" w:rsidP="00E44A81">
      <w:pPr>
        <w:pStyle w:val="ListParagraph"/>
        <w:numPr>
          <w:ilvl w:val="0"/>
          <w:numId w:val="1"/>
        </w:numPr>
        <w:rPr>
          <w:b/>
          <w:i/>
          <w:smallCaps/>
        </w:rPr>
      </w:pPr>
      <w:r w:rsidRPr="006C5009">
        <w:rPr>
          <w:b/>
          <w:i/>
          <w:smallCaps/>
        </w:rPr>
        <w:t>Make sure the participant is eligible</w:t>
      </w:r>
    </w:p>
    <w:p w14:paraId="249F9DCA" w14:textId="77777777" w:rsidR="00E44A81" w:rsidRPr="006C5009" w:rsidRDefault="00E44A81" w:rsidP="00E44A81">
      <w:pPr>
        <w:pStyle w:val="ListParagraph"/>
        <w:numPr>
          <w:ilvl w:val="0"/>
          <w:numId w:val="2"/>
        </w:numPr>
        <w:rPr>
          <w:smallCaps/>
        </w:rPr>
      </w:pPr>
      <w:r w:rsidRPr="006C5009">
        <w:rPr>
          <w:smallCaps/>
        </w:rPr>
        <w:t>Is the participant a woman?</w:t>
      </w:r>
      <w:r w:rsidRPr="006C5009">
        <w:rPr>
          <w:smallCaps/>
        </w:rPr>
        <w:tab/>
        <w:t xml:space="preserve">   </w:t>
      </w:r>
      <w:r w:rsidRPr="006C5009">
        <w:rPr>
          <w:smallCaps/>
        </w:rPr>
        <w:tab/>
      </w:r>
      <w:r w:rsidRPr="006C5009">
        <w:rPr>
          <w:smallCaps/>
        </w:rPr>
        <w:tab/>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p>
    <w:p w14:paraId="1A7517BD" w14:textId="77777777" w:rsidR="00E44A81" w:rsidRPr="006C5009" w:rsidRDefault="00E44A81" w:rsidP="00E44A81">
      <w:pPr>
        <w:pStyle w:val="ListParagraph"/>
        <w:numPr>
          <w:ilvl w:val="0"/>
          <w:numId w:val="2"/>
        </w:numPr>
        <w:rPr>
          <w:smallCaps/>
        </w:rPr>
      </w:pPr>
      <w:r w:rsidRPr="006C5009">
        <w:rPr>
          <w:smallCaps/>
        </w:rPr>
        <w:t>Is she between 15-45 years of age?</w:t>
      </w:r>
      <w:r w:rsidRPr="006C5009">
        <w:rPr>
          <w:smallCaps/>
        </w:rPr>
        <w:tab/>
      </w:r>
      <w:r w:rsidRPr="006C5009">
        <w:rPr>
          <w:smallCaps/>
        </w:rPr>
        <w:tab/>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p>
    <w:p w14:paraId="191C80D5" w14:textId="77777777" w:rsidR="00E44A81" w:rsidRPr="006C5009" w:rsidRDefault="00E44A81" w:rsidP="00E44A81">
      <w:pPr>
        <w:pStyle w:val="ListParagraph"/>
        <w:numPr>
          <w:ilvl w:val="0"/>
          <w:numId w:val="2"/>
        </w:numPr>
        <w:rPr>
          <w:smallCaps/>
        </w:rPr>
      </w:pPr>
      <w:r w:rsidRPr="006C5009">
        <w:rPr>
          <w:smallCaps/>
        </w:rPr>
        <w:t xml:space="preserve">Is she </w:t>
      </w:r>
      <w:r>
        <w:rPr>
          <w:smallCaps/>
        </w:rPr>
        <w:t>sexually active</w:t>
      </w:r>
      <w:r w:rsidRPr="006C5009">
        <w:rPr>
          <w:smallCaps/>
        </w:rPr>
        <w:t>?</w:t>
      </w:r>
      <w:r>
        <w:rPr>
          <w:smallCaps/>
        </w:rPr>
        <w:tab/>
      </w:r>
      <w:r>
        <w:rPr>
          <w:smallCaps/>
        </w:rPr>
        <w:tab/>
      </w:r>
      <w:r w:rsidRPr="006C5009">
        <w:rPr>
          <w:smallCaps/>
        </w:rPr>
        <w:tab/>
      </w:r>
      <w:r w:rsidRPr="006C5009">
        <w:rPr>
          <w:smallCaps/>
        </w:rPr>
        <w:tab/>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p>
    <w:p w14:paraId="758736AE" w14:textId="77777777" w:rsidR="00E44A81" w:rsidRPr="006C5009" w:rsidRDefault="00E44A81" w:rsidP="00E44A81">
      <w:pPr>
        <w:pStyle w:val="ListParagraph"/>
        <w:rPr>
          <w:b/>
          <w:i/>
          <w:smallCaps/>
        </w:rPr>
      </w:pPr>
    </w:p>
    <w:p w14:paraId="5F49A01A" w14:textId="77777777" w:rsidR="00E44A81" w:rsidRPr="006C5009" w:rsidRDefault="00E44A81" w:rsidP="00E44A81">
      <w:pPr>
        <w:pStyle w:val="ListParagraph"/>
        <w:numPr>
          <w:ilvl w:val="0"/>
          <w:numId w:val="1"/>
        </w:numPr>
        <w:rPr>
          <w:b/>
          <w:i/>
          <w:smallCaps/>
        </w:rPr>
      </w:pPr>
      <w:r w:rsidRPr="006C5009">
        <w:rPr>
          <w:b/>
          <w:i/>
          <w:smallCaps/>
        </w:rPr>
        <w:t>Obtain informed consent [READ CONSENT SCRIPT]</w:t>
      </w:r>
    </w:p>
    <w:p w14:paraId="268FFF0E" w14:textId="77777777" w:rsidR="00E44A81" w:rsidRPr="006C5009" w:rsidRDefault="00E44A81" w:rsidP="00E44A81">
      <w:pPr>
        <w:pStyle w:val="ListParagraph"/>
        <w:numPr>
          <w:ilvl w:val="0"/>
          <w:numId w:val="3"/>
        </w:numPr>
        <w:rPr>
          <w:smallCaps/>
        </w:rPr>
      </w:pPr>
      <w:r w:rsidRPr="006C5009">
        <w:rPr>
          <w:smallCaps/>
        </w:rPr>
        <w:t>Did you answer any questions she had?</w:t>
      </w:r>
      <w:r w:rsidRPr="006C5009">
        <w:rPr>
          <w:smallCaps/>
        </w:rPr>
        <w:tab/>
        <w:t xml:space="preserve">             </w:t>
      </w:r>
      <w:r>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 </w:t>
      </w:r>
      <w:r w:rsidRPr="006C5009">
        <w:rPr>
          <w:rFonts w:ascii="Wingdings" w:hAnsi="Wingdings"/>
          <w:smallCaps/>
        </w:rPr>
        <w:t></w:t>
      </w:r>
      <w:r w:rsidRPr="006C5009">
        <w:rPr>
          <w:smallCaps/>
        </w:rPr>
        <w:t xml:space="preserve"> N/A</w:t>
      </w:r>
    </w:p>
    <w:p w14:paraId="7D388E5B" w14:textId="77777777" w:rsidR="00E44A81" w:rsidRPr="006C5009" w:rsidRDefault="00E44A81" w:rsidP="00E44A81">
      <w:pPr>
        <w:pStyle w:val="ListParagraph"/>
        <w:numPr>
          <w:ilvl w:val="0"/>
          <w:numId w:val="3"/>
        </w:numPr>
        <w:rPr>
          <w:i/>
          <w:smallCaps/>
        </w:rPr>
      </w:pPr>
      <w:r w:rsidRPr="006C5009">
        <w:rPr>
          <w:smallCaps/>
        </w:rPr>
        <w:t xml:space="preserve">Did she consent or assent to participate?    </w:t>
      </w:r>
      <w:r w:rsidRPr="006C5009">
        <w:rPr>
          <w:smallCaps/>
        </w:rPr>
        <w:tab/>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w:t>
      </w:r>
      <w:proofErr w:type="spellStart"/>
      <w:r w:rsidRPr="006C5009">
        <w:rPr>
          <w:smallCaps/>
        </w:rPr>
        <w:t>NO</w:t>
      </w:r>
      <w:r w:rsidRPr="006C5009">
        <w:rPr>
          <w:rFonts w:ascii="Wingdings" w:eastAsia="Wingdings" w:hAnsi="Wingdings" w:cs="Wingdings"/>
          <w:smallCaps/>
        </w:rPr>
        <w:t>à</w:t>
      </w:r>
      <w:r w:rsidRPr="006C5009">
        <w:rPr>
          <w:i/>
          <w:smallCaps/>
        </w:rPr>
        <w:t>STOP</w:t>
      </w:r>
      <w:proofErr w:type="spellEnd"/>
      <w:r w:rsidRPr="006C5009">
        <w:rPr>
          <w:i/>
          <w:smallCaps/>
        </w:rPr>
        <w:t xml:space="preserve"> INTERVIEW </w:t>
      </w:r>
    </w:p>
    <w:p w14:paraId="7DBA23D4" w14:textId="77777777" w:rsidR="00E44A81" w:rsidRPr="006C5009" w:rsidRDefault="00E44A81" w:rsidP="00E44A81">
      <w:pPr>
        <w:pStyle w:val="ListParagraph"/>
        <w:numPr>
          <w:ilvl w:val="0"/>
          <w:numId w:val="3"/>
        </w:numPr>
        <w:rPr>
          <w:i/>
          <w:smallCaps/>
        </w:rPr>
      </w:pPr>
      <w:r w:rsidRPr="006C5009">
        <w:rPr>
          <w:i/>
          <w:iCs/>
          <w:smallCaps/>
        </w:rPr>
        <w:t>Optional:</w:t>
      </w:r>
      <w:r w:rsidRPr="006C5009">
        <w:rPr>
          <w:smallCaps/>
        </w:rPr>
        <w:t xml:space="preserve"> Did she accept a copy of </w:t>
      </w:r>
      <w:r>
        <w:rPr>
          <w:smallCaps/>
        </w:rPr>
        <w:t xml:space="preserve">the </w:t>
      </w:r>
      <w:r w:rsidRPr="006C5009">
        <w:rPr>
          <w:smallCaps/>
        </w:rPr>
        <w:t xml:space="preserve">consent form? </w:t>
      </w:r>
      <w:r w:rsidRPr="006C5009">
        <w:rPr>
          <w:smallCaps/>
        </w:rPr>
        <w:tab/>
      </w:r>
      <w:r w:rsidRPr="006C5009">
        <w:rPr>
          <w:rFonts w:ascii="Wingdings" w:hAnsi="Wingdings"/>
          <w:smallCaps/>
        </w:rPr>
        <w:t></w:t>
      </w:r>
      <w:r w:rsidRPr="006C5009">
        <w:rPr>
          <w:smallCaps/>
        </w:rPr>
        <w:t xml:space="preserve"> YES </w:t>
      </w:r>
      <w:r w:rsidRPr="006C5009">
        <w:rPr>
          <w:rFonts w:ascii="Wingdings" w:hAnsi="Wingdings"/>
          <w:smallCaps/>
        </w:rPr>
        <w:t></w:t>
      </w:r>
      <w:r w:rsidRPr="006C5009">
        <w:rPr>
          <w:smallCaps/>
        </w:rPr>
        <w:t xml:space="preserve"> NO</w:t>
      </w:r>
    </w:p>
    <w:p w14:paraId="68FD7612" w14:textId="77777777" w:rsidR="00E44A81" w:rsidRPr="00B66749" w:rsidRDefault="00E44A81" w:rsidP="00E44A81"/>
    <w:p w14:paraId="5EA78CB2" w14:textId="77777777" w:rsidR="00E44A81" w:rsidRPr="006C5009" w:rsidRDefault="00E44A81" w:rsidP="00E44A81">
      <w:pPr>
        <w:pStyle w:val="ListParagraph"/>
        <w:numPr>
          <w:ilvl w:val="0"/>
          <w:numId w:val="1"/>
        </w:numPr>
        <w:rPr>
          <w:b/>
          <w:i/>
          <w:smallCaps/>
        </w:rPr>
      </w:pPr>
      <w:r w:rsidRPr="006C5009">
        <w:rPr>
          <w:b/>
          <w:i/>
          <w:smallCaps/>
        </w:rPr>
        <w:t>Obtain permission to audio record</w:t>
      </w:r>
    </w:p>
    <w:p w14:paraId="5CCD61AD" w14:textId="77777777" w:rsidR="00E44A81" w:rsidRPr="006C5009" w:rsidRDefault="00E44A81" w:rsidP="00E44A81">
      <w:pPr>
        <w:pStyle w:val="ListParagraph"/>
        <w:numPr>
          <w:ilvl w:val="0"/>
          <w:numId w:val="4"/>
        </w:numPr>
        <w:rPr>
          <w:smallCaps/>
        </w:rPr>
      </w:pPr>
      <w:r w:rsidRPr="006C5009">
        <w:rPr>
          <w:smallCaps/>
        </w:rPr>
        <w:t>Did she give</w:t>
      </w:r>
      <w:r>
        <w:rPr>
          <w:smallCaps/>
        </w:rPr>
        <w:t xml:space="preserve"> you</w:t>
      </w:r>
      <w:r w:rsidRPr="006C5009">
        <w:rPr>
          <w:smallCaps/>
        </w:rPr>
        <w:t xml:space="preserve"> permission to be recorded?    </w:t>
      </w:r>
      <w:r w:rsidRPr="006C5009">
        <w:rPr>
          <w:smallCaps/>
        </w:rPr>
        <w:tab/>
      </w:r>
    </w:p>
    <w:p w14:paraId="4E2921F5" w14:textId="77777777" w:rsidR="00E44A81" w:rsidRPr="006C5009" w:rsidRDefault="00E44A81" w:rsidP="00E44A81">
      <w:pPr>
        <w:ind w:left="3600" w:firstLine="720"/>
        <w:rPr>
          <w:smallCaps/>
        </w:rPr>
      </w:pPr>
      <w:r w:rsidRPr="006C5009">
        <w:rPr>
          <w:rFonts w:ascii="Wingdings" w:hAnsi="Wingdings"/>
          <w:smallCaps/>
        </w:rPr>
        <w:t></w:t>
      </w:r>
      <w:r w:rsidRPr="006C5009">
        <w:rPr>
          <w:smallCaps/>
        </w:rPr>
        <w:t xml:space="preserve"> </w:t>
      </w:r>
      <w:proofErr w:type="spellStart"/>
      <w:r w:rsidRPr="006C5009">
        <w:rPr>
          <w:smallCaps/>
        </w:rPr>
        <w:t>YES</w:t>
      </w:r>
      <w:r w:rsidRPr="006C5009">
        <w:rPr>
          <w:rFonts w:ascii="Wingdings" w:eastAsia="Wingdings" w:hAnsi="Wingdings" w:cs="Wingdings"/>
          <w:smallCaps/>
        </w:rPr>
        <w:t>à</w:t>
      </w:r>
      <w:r w:rsidRPr="006C5009">
        <w:rPr>
          <w:i/>
          <w:smallCaps/>
        </w:rPr>
        <w:t>TURN</w:t>
      </w:r>
      <w:proofErr w:type="spellEnd"/>
      <w:r w:rsidRPr="006C5009">
        <w:rPr>
          <w:i/>
          <w:smallCaps/>
        </w:rPr>
        <w:t xml:space="preserve"> ON RECORDER    </w:t>
      </w:r>
    </w:p>
    <w:p w14:paraId="1B08945D" w14:textId="77777777" w:rsidR="00E44A81" w:rsidRPr="006C5009" w:rsidRDefault="00E44A81" w:rsidP="00E44A81">
      <w:pPr>
        <w:ind w:left="3600" w:firstLine="720"/>
        <w:rPr>
          <w:i/>
          <w:smallCaps/>
        </w:rPr>
      </w:pPr>
      <w:r w:rsidRPr="006C5009">
        <w:rPr>
          <w:rFonts w:ascii="Wingdings" w:hAnsi="Wingdings"/>
          <w:smallCaps/>
        </w:rPr>
        <w:t></w:t>
      </w:r>
      <w:r w:rsidRPr="006C5009">
        <w:rPr>
          <w:smallCaps/>
        </w:rPr>
        <w:t xml:space="preserve"> </w:t>
      </w:r>
      <w:proofErr w:type="spellStart"/>
      <w:r w:rsidRPr="006C5009">
        <w:rPr>
          <w:smallCaps/>
        </w:rPr>
        <w:t>NO</w:t>
      </w:r>
      <w:r w:rsidRPr="006C5009">
        <w:rPr>
          <w:rFonts w:ascii="Wingdings" w:eastAsia="Wingdings" w:hAnsi="Wingdings" w:cs="Wingdings"/>
          <w:smallCaps/>
        </w:rPr>
        <w:t>à</w:t>
      </w:r>
      <w:r w:rsidRPr="006C5009">
        <w:rPr>
          <w:i/>
          <w:smallCaps/>
        </w:rPr>
        <w:t>THANK</w:t>
      </w:r>
      <w:proofErr w:type="spellEnd"/>
      <w:r w:rsidRPr="006C5009">
        <w:rPr>
          <w:i/>
          <w:smallCaps/>
        </w:rPr>
        <w:t xml:space="preserve"> HER AND CONCLUDE SESSION</w:t>
      </w:r>
    </w:p>
    <w:p w14:paraId="33307DE4" w14:textId="77777777" w:rsidR="00E44A81" w:rsidRPr="006C5009" w:rsidRDefault="00E44A81" w:rsidP="00E44A81">
      <w:pPr>
        <w:ind w:left="3600" w:firstLine="720"/>
        <w:rPr>
          <w:b/>
          <w:i/>
          <w:smallCaps/>
        </w:rPr>
      </w:pPr>
    </w:p>
    <w:p w14:paraId="665A5FF4" w14:textId="77777777" w:rsidR="00E44A81" w:rsidRPr="008B1C30" w:rsidRDefault="00E44A81" w:rsidP="00E44A81">
      <w:pPr>
        <w:pStyle w:val="ListParagraph"/>
        <w:numPr>
          <w:ilvl w:val="0"/>
          <w:numId w:val="1"/>
        </w:numPr>
      </w:pPr>
      <w:r w:rsidRPr="006C5009">
        <w:rPr>
          <w:b/>
          <w:i/>
          <w:smallCaps/>
        </w:rPr>
        <w:t xml:space="preserve">Turn on </w:t>
      </w:r>
      <w:r>
        <w:rPr>
          <w:b/>
          <w:i/>
          <w:smallCaps/>
        </w:rPr>
        <w:t xml:space="preserve">the </w:t>
      </w:r>
      <w:r w:rsidRPr="006C5009">
        <w:rPr>
          <w:b/>
          <w:i/>
          <w:smallCaps/>
        </w:rPr>
        <w:t>tape recorder</w:t>
      </w:r>
      <w:r>
        <w:rPr>
          <w:b/>
          <w:i/>
          <w:smallCaps/>
        </w:rPr>
        <w:t>(s)</w:t>
      </w:r>
      <w:r w:rsidRPr="006C5009">
        <w:rPr>
          <w:b/>
          <w:i/>
          <w:smallCaps/>
        </w:rPr>
        <w:t xml:space="preserve"> and say</w:t>
      </w:r>
      <w:r>
        <w:rPr>
          <w:b/>
          <w:i/>
          <w:smallCaps/>
        </w:rPr>
        <w:t>:</w:t>
      </w:r>
      <w:r w:rsidRPr="006C5009">
        <w:rPr>
          <w:b/>
          <w:i/>
          <w:smallCaps/>
        </w:rPr>
        <w:t xml:space="preserve"> </w:t>
      </w:r>
    </w:p>
    <w:p w14:paraId="34200276" w14:textId="77777777" w:rsidR="00E44A81" w:rsidRPr="001B24A5" w:rsidRDefault="00E44A81" w:rsidP="00E44A81">
      <w:pPr>
        <w:pStyle w:val="ListParagraph"/>
      </w:pPr>
      <w:r>
        <w:rPr>
          <w:b/>
          <w:i/>
        </w:rPr>
        <w:t>“</w:t>
      </w:r>
      <w:r w:rsidRPr="001732D5">
        <w:rPr>
          <w:i/>
        </w:rPr>
        <w:t xml:space="preserve">Thank you for giving me permission to record, </w:t>
      </w:r>
      <w:r>
        <w:rPr>
          <w:i/>
        </w:rPr>
        <w:t>this</w:t>
      </w:r>
      <w:r w:rsidRPr="001732D5">
        <w:rPr>
          <w:i/>
        </w:rPr>
        <w:t xml:space="preserve"> </w:t>
      </w:r>
      <w:r>
        <w:rPr>
          <w:i/>
        </w:rPr>
        <w:t>is interviewer</w:t>
      </w:r>
      <w:r w:rsidRPr="001732D5">
        <w:rPr>
          <w:i/>
        </w:rPr>
        <w:t xml:space="preserve"> XXX and</w:t>
      </w:r>
      <w:r>
        <w:rPr>
          <w:i/>
        </w:rPr>
        <w:t xml:space="preserve"> </w:t>
      </w:r>
      <w:r w:rsidRPr="0030136D">
        <w:rPr>
          <w:i/>
          <w:iCs/>
        </w:rPr>
        <w:t xml:space="preserve">Session ID </w:t>
      </w:r>
      <w:r>
        <w:t>XXX”</w:t>
      </w:r>
    </w:p>
    <w:p w14:paraId="4B0B3525" w14:textId="77777777" w:rsidR="00E44A81" w:rsidRDefault="00E44A81" w:rsidP="00E44A81"/>
    <w:p w14:paraId="0802A2D6" w14:textId="77777777" w:rsidR="00E44A81" w:rsidRDefault="00E44A81" w:rsidP="00E44A81"/>
    <w:p w14:paraId="682DAFC6" w14:textId="77777777" w:rsidR="00E44A81" w:rsidRDefault="00E44A81" w:rsidP="00E44A81">
      <w:r>
        <w:br w:type="page"/>
      </w:r>
    </w:p>
    <w:p w14:paraId="3BBD3C6F" w14:textId="635E0387" w:rsidR="00E44A81" w:rsidRPr="00DD7196" w:rsidRDefault="00E44A81" w:rsidP="00E44A81">
      <w:pPr>
        <w:rPr>
          <w:b/>
          <w:bCs/>
          <w:sz w:val="32"/>
          <w:szCs w:val="32"/>
        </w:rPr>
      </w:pPr>
      <w:r w:rsidRPr="00DD7196">
        <w:rPr>
          <w:b/>
          <w:bCs/>
          <w:sz w:val="32"/>
          <w:szCs w:val="32"/>
        </w:rPr>
        <w:lastRenderedPageBreak/>
        <w:t xml:space="preserve">DOMAIN 1: </w:t>
      </w:r>
      <w:r w:rsidR="00967B83">
        <w:rPr>
          <w:b/>
          <w:bCs/>
          <w:sz w:val="32"/>
          <w:szCs w:val="32"/>
        </w:rPr>
        <w:t>UNDERSTANDINGS OF</w:t>
      </w:r>
      <w:r w:rsidRPr="00DD7196">
        <w:rPr>
          <w:b/>
          <w:bCs/>
          <w:sz w:val="32"/>
          <w:szCs w:val="32"/>
        </w:rPr>
        <w:t xml:space="preserve"> CONTRACEPTIVE SIDE EFFECTS</w:t>
      </w:r>
    </w:p>
    <w:p w14:paraId="65C451AD" w14:textId="47F5FB3B" w:rsidR="00E44A81" w:rsidRDefault="00E44A81" w:rsidP="00E44A81">
      <w:r>
        <w:t xml:space="preserve">[THE PURPOSE OF THIS SECTION IS TO UNDERSTAND HOW WOMEN </w:t>
      </w:r>
      <w:r w:rsidR="00967B83">
        <w:t xml:space="preserve">PERCEIVE </w:t>
      </w:r>
      <w:r>
        <w:t>CONTRACEPTIVE SIDE EFFECTS, INCLUDING WHICH SIDE EFFECTS ARE MOST/LEAST TOLERABLE AND WHICH ARE BARRIERS TO USE]</w:t>
      </w:r>
    </w:p>
    <w:p w14:paraId="377E5482" w14:textId="77777777" w:rsidR="00E44A81" w:rsidRDefault="00E44A81" w:rsidP="00E44A81"/>
    <w:p w14:paraId="047CBFF8" w14:textId="7C10354B" w:rsidR="00E44A81" w:rsidRDefault="00E44A81" w:rsidP="00E44A81">
      <w:r>
        <w:t>Thank you again for your willingness to participate in this study and to help our research team learn more about women’s experiences with contracepti</w:t>
      </w:r>
      <w:r w:rsidR="00422901">
        <w:t>on</w:t>
      </w:r>
      <w:r>
        <w:t xml:space="preserve"> and related healthcare. I am going to start by asking you some questions about </w:t>
      </w:r>
      <w:r w:rsidR="00967B83">
        <w:t>what you know about</w:t>
      </w:r>
      <w:r w:rsidR="002D232A">
        <w:t xml:space="preserve"> </w:t>
      </w:r>
      <w:r w:rsidR="00422901">
        <w:t>how women’s bodies may react to using hormonal contraception</w:t>
      </w:r>
      <w:r>
        <w:t xml:space="preserve">. </w:t>
      </w:r>
    </w:p>
    <w:p w14:paraId="40DD3E2C" w14:textId="77777777" w:rsidR="00E44A81" w:rsidRDefault="00E44A81" w:rsidP="00E44A81"/>
    <w:p w14:paraId="5A58CD01" w14:textId="77777777" w:rsidR="00E44A81" w:rsidRDefault="00E44A81" w:rsidP="00E44A81">
      <w:pPr>
        <w:pStyle w:val="ListParagraph"/>
        <w:ind w:left="1080"/>
      </w:pPr>
    </w:p>
    <w:p w14:paraId="3AF8DDB7" w14:textId="2A722914" w:rsidR="002E28B3" w:rsidRPr="002E28B3" w:rsidRDefault="7EF48C10" w:rsidP="7EF48C10">
      <w:pPr>
        <w:pStyle w:val="ListParagraph"/>
        <w:numPr>
          <w:ilvl w:val="3"/>
          <w:numId w:val="3"/>
        </w:numPr>
        <w:ind w:left="1080" w:hanging="360"/>
      </w:pPr>
      <w:r>
        <w:t xml:space="preserve">First, can you tell me about yourself? [PROBES: </w:t>
      </w:r>
      <w:ins w:id="5" w:author="Kirksey, Kristen" w:date="2023-03-18T20:49:00Z">
        <w:r w:rsidR="00687D5C">
          <w:t xml:space="preserve">Age, </w:t>
        </w:r>
      </w:ins>
      <w:r>
        <w:t xml:space="preserve">married/unmarried, rural/urban dweller, number </w:t>
      </w:r>
      <w:r w:rsidRPr="7EF48C10">
        <w:rPr>
          <w:rFonts w:eastAsia="Calibri" w:cs="Calibri"/>
        </w:rPr>
        <w:t xml:space="preserve">live children (M/F), </w:t>
      </w:r>
      <w:del w:id="6" w:author="Kirksey, Kristen" w:date="2023-03-18T20:49:00Z">
        <w:r w:rsidRPr="7EF48C10" w:rsidDel="00687D5C">
          <w:rPr>
            <w:rFonts w:eastAsia="Calibri" w:cs="Calibri"/>
          </w:rPr>
          <w:delText xml:space="preserve">history of abortion, </w:delText>
        </w:r>
      </w:del>
      <w:r w:rsidRPr="7EF48C10">
        <w:rPr>
          <w:rFonts w:eastAsia="Calibri" w:cs="Calibri"/>
        </w:rPr>
        <w:t>occupation, education</w:t>
      </w:r>
      <w:ins w:id="7" w:author="Kirksey, Kristen" w:date="2023-03-18T20:49:00Z">
        <w:r w:rsidR="00687D5C">
          <w:rPr>
            <w:rFonts w:eastAsia="Calibri" w:cs="Calibri"/>
          </w:rPr>
          <w:t xml:space="preserve"> history</w:t>
        </w:r>
      </w:ins>
      <w:r w:rsidRPr="7EF48C10">
        <w:rPr>
          <w:rFonts w:eastAsia="Calibri" w:cs="Calibri"/>
        </w:rPr>
        <w:t>, living arrangement (type of housing, nuclear/extended family)</w:t>
      </w:r>
      <w:r w:rsidRPr="7EF48C10">
        <w:t>]</w:t>
      </w:r>
    </w:p>
    <w:p w14:paraId="6DAF9BE9" w14:textId="77777777" w:rsidR="00EA0FF9" w:rsidRPr="001E2112" w:rsidRDefault="00EA0FF9" w:rsidP="001E2112">
      <w:pPr>
        <w:rPr>
          <w:ins w:id="8" w:author="Kirksey, Kristen" w:date="2023-03-21T07:29:00Z"/>
        </w:rPr>
      </w:pPr>
    </w:p>
    <w:p w14:paraId="04FD3342" w14:textId="77777777" w:rsidR="00EA0FF9" w:rsidRPr="001E2112" w:rsidRDefault="00EA0FF9" w:rsidP="001E2112">
      <w:pPr>
        <w:pStyle w:val="ListParagraph"/>
        <w:rPr>
          <w:ins w:id="9" w:author="Kirksey, Kristen" w:date="2023-03-21T07:29:00Z"/>
          <w:rFonts w:eastAsia="Calibri" w:cs="Calibri"/>
          <w:color w:val="000000" w:themeColor="text1"/>
        </w:rPr>
      </w:pPr>
    </w:p>
    <w:p w14:paraId="59DE9CA5" w14:textId="6F1E04EB" w:rsidR="001E5543" w:rsidRPr="001E2112" w:rsidRDefault="6C223C17" w:rsidP="269140C3">
      <w:pPr>
        <w:pStyle w:val="ListParagraph"/>
        <w:numPr>
          <w:ilvl w:val="3"/>
          <w:numId w:val="3"/>
        </w:numPr>
        <w:ind w:left="1080" w:hanging="360"/>
        <w:rPr>
          <w:ins w:id="10" w:author="Kirksey, Kristen" w:date="2023-03-21T07:27:00Z"/>
        </w:rPr>
      </w:pPr>
      <w:r w:rsidRPr="6C223C17">
        <w:rPr>
          <w:rFonts w:eastAsia="Calibri" w:cs="Calibri"/>
          <w:color w:val="000000" w:themeColor="text1"/>
        </w:rPr>
        <w:t>C</w:t>
      </w:r>
      <w:commentRangeStart w:id="11"/>
      <w:r w:rsidRPr="6C223C17">
        <w:rPr>
          <w:rFonts w:eastAsia="Calibri" w:cs="Calibri"/>
          <w:color w:val="000000" w:themeColor="text1"/>
        </w:rPr>
        <w:t>a</w:t>
      </w:r>
      <w:commentRangeEnd w:id="11"/>
      <w:r w:rsidR="00E717FC">
        <w:rPr>
          <w:rStyle w:val="CommentReference"/>
        </w:rPr>
        <w:commentReference w:id="11"/>
      </w:r>
      <w:r w:rsidRPr="6C223C17">
        <w:rPr>
          <w:rFonts w:eastAsia="Calibri" w:cs="Calibri"/>
          <w:color w:val="000000" w:themeColor="text1"/>
        </w:rPr>
        <w:t xml:space="preserve">n you please name </w:t>
      </w:r>
      <w:proofErr w:type="gramStart"/>
      <w:r w:rsidRPr="6C223C17">
        <w:rPr>
          <w:rFonts w:eastAsia="Calibri" w:cs="Calibri"/>
          <w:color w:val="000000" w:themeColor="text1"/>
          <w:u w:val="single"/>
        </w:rPr>
        <w:t>all</w:t>
      </w:r>
      <w:r w:rsidRPr="6C223C17">
        <w:rPr>
          <w:rFonts w:eastAsia="Calibri" w:cs="Calibri"/>
          <w:color w:val="000000" w:themeColor="text1"/>
        </w:rPr>
        <w:t xml:space="preserve"> of</w:t>
      </w:r>
      <w:proofErr w:type="gramEnd"/>
      <w:r w:rsidRPr="6C223C17">
        <w:rPr>
          <w:rFonts w:eastAsia="Calibri" w:cs="Calibri"/>
          <w:color w:val="000000" w:themeColor="text1"/>
        </w:rPr>
        <w:t xml:space="preserve"> the contraceptive methods you </w:t>
      </w:r>
      <w:r w:rsidRPr="6C223C17">
        <w:rPr>
          <w:rFonts w:eastAsia="Calibri" w:cs="Calibri"/>
        </w:rPr>
        <w:t>know?</w:t>
      </w:r>
    </w:p>
    <w:p w14:paraId="64DE6C77" w14:textId="77777777" w:rsidR="00EA0FF9" w:rsidRDefault="00EA0FF9" w:rsidP="001E2112">
      <w:pPr>
        <w:pStyle w:val="ListParagraph"/>
        <w:rPr>
          <w:ins w:id="12" w:author="Kirksey, Kristen" w:date="2023-03-21T07:27:00Z"/>
        </w:rPr>
      </w:pPr>
    </w:p>
    <w:p w14:paraId="26A36174" w14:textId="41A51214" w:rsidR="00EA0FF9" w:rsidRDefault="00EA0FF9" w:rsidP="001E2112">
      <w:pPr>
        <w:pStyle w:val="ListParagraph"/>
        <w:numPr>
          <w:ilvl w:val="4"/>
          <w:numId w:val="3"/>
        </w:numPr>
      </w:pPr>
      <w:ins w:id="13" w:author="Kirksey, Kristen" w:date="2023-03-21T07:32:00Z">
        <w:r>
          <w:t>Have you ever done anything to prevent pregnancy?</w:t>
        </w:r>
      </w:ins>
    </w:p>
    <w:p w14:paraId="544B889F" w14:textId="117B2E7C" w:rsidR="6C223C17" w:rsidRDefault="6C223C17" w:rsidP="6C223C17"/>
    <w:p w14:paraId="39C9DED9" w14:textId="5D377380" w:rsidR="001E5543" w:rsidRDefault="56890BCA" w:rsidP="001E5543">
      <w:pPr>
        <w:pStyle w:val="ListParagraph"/>
        <w:numPr>
          <w:ilvl w:val="3"/>
          <w:numId w:val="3"/>
        </w:numPr>
        <w:ind w:left="1080" w:hanging="360"/>
      </w:pPr>
      <w:r>
        <w:t xml:space="preserve">Women choose to use different contraceptive methods for a wide variety of reasons. Some women like to use hormonal methods, such as the pill, implants, injections, or an IUD. Everyone’s body reacts differently to </w:t>
      </w:r>
      <w:commentRangeStart w:id="14"/>
      <w:r>
        <w:t>hormonal contraception.</w:t>
      </w:r>
      <w:commentRangeEnd w:id="14"/>
      <w:r w:rsidR="00E717FC">
        <w:rPr>
          <w:rStyle w:val="CommentReference"/>
        </w:rPr>
        <w:commentReference w:id="14"/>
      </w:r>
      <w:r>
        <w:t xml:space="preserve"> Can you tell me what you know about how your body might respond to </w:t>
      </w:r>
      <w:ins w:id="15" w:author="Kirksey, Kristen" w:date="2023-03-18T21:02:00Z">
        <w:r w:rsidR="00AB734F">
          <w:t xml:space="preserve">this type of contraception </w:t>
        </w:r>
      </w:ins>
      <w:r>
        <w:t xml:space="preserve">[name a hormonal method they have mentioned]? </w:t>
      </w:r>
    </w:p>
    <w:p w14:paraId="79A02D8E" w14:textId="77777777" w:rsidR="004C7B8A" w:rsidRDefault="004C7B8A" w:rsidP="004C7B8A">
      <w:pPr>
        <w:pStyle w:val="ListParagraph"/>
      </w:pPr>
    </w:p>
    <w:p w14:paraId="5A113611" w14:textId="77777777" w:rsidR="00687D5C" w:rsidRDefault="56890BCA" w:rsidP="00687D5C">
      <w:pPr>
        <w:pStyle w:val="ListParagraph"/>
        <w:numPr>
          <w:ilvl w:val="4"/>
          <w:numId w:val="3"/>
        </w:numPr>
        <w:rPr>
          <w:ins w:id="16" w:author="Kirksey, Kristen" w:date="2023-03-18T20:52:00Z"/>
        </w:rPr>
      </w:pPr>
      <w:commentRangeStart w:id="17"/>
      <w:r>
        <w:t>Where did you learn about these potential reactions to this method?</w:t>
      </w:r>
    </w:p>
    <w:commentRangeEnd w:id="17"/>
    <w:p w14:paraId="7622F1DA" w14:textId="5CAABAFC" w:rsidR="0044661D" w:rsidRDefault="001824F1" w:rsidP="00687D5C">
      <w:pPr>
        <w:pStyle w:val="ListParagraph"/>
        <w:numPr>
          <w:ilvl w:val="5"/>
          <w:numId w:val="3"/>
        </w:numPr>
      </w:pPr>
      <w:r>
        <w:rPr>
          <w:rStyle w:val="CommentReference"/>
        </w:rPr>
        <w:commentReference w:id="17"/>
      </w:r>
      <w:r w:rsidR="56890BCA">
        <w:t>How much do you trust this source of information?</w:t>
      </w:r>
    </w:p>
    <w:p w14:paraId="6422BBE2" w14:textId="77777777" w:rsidR="00525FFF" w:rsidRDefault="00525FFF" w:rsidP="00770D22">
      <w:pPr>
        <w:pStyle w:val="ListParagraph"/>
        <w:ind w:left="2160"/>
      </w:pPr>
    </w:p>
    <w:p w14:paraId="5EF13C23" w14:textId="6A0BAC76" w:rsidR="00076846" w:rsidRDefault="6C223C17" w:rsidP="00076846">
      <w:pPr>
        <w:pStyle w:val="ListParagraph"/>
        <w:numPr>
          <w:ilvl w:val="4"/>
          <w:numId w:val="3"/>
        </w:numPr>
      </w:pPr>
      <w:r>
        <w:t xml:space="preserve">Can you give me some examples of changes to your body that you </w:t>
      </w:r>
      <w:r w:rsidRPr="6C223C17">
        <w:rPr>
          <w:i/>
          <w:iCs/>
        </w:rPr>
        <w:t>would be willing</w:t>
      </w:r>
      <w:r>
        <w:t xml:space="preserve"> to accept?</w:t>
      </w:r>
    </w:p>
    <w:p w14:paraId="679CF5A3" w14:textId="77777777" w:rsidR="00076846" w:rsidRDefault="6C223C17" w:rsidP="00076846">
      <w:pPr>
        <w:pStyle w:val="ListParagraph"/>
        <w:numPr>
          <w:ilvl w:val="5"/>
          <w:numId w:val="3"/>
        </w:numPr>
      </w:pPr>
      <w:r>
        <w:t>Why would you be willing to accept these changes?</w:t>
      </w:r>
    </w:p>
    <w:p w14:paraId="756FD953" w14:textId="77777777" w:rsidR="00076846" w:rsidRDefault="00076846" w:rsidP="00076846">
      <w:pPr>
        <w:pStyle w:val="ListParagraph"/>
        <w:ind w:left="2160"/>
      </w:pPr>
    </w:p>
    <w:p w14:paraId="20FEA203" w14:textId="333ECFE7" w:rsidR="001E5543" w:rsidRDefault="6C223C17" w:rsidP="001E5543">
      <w:pPr>
        <w:pStyle w:val="ListParagraph"/>
        <w:numPr>
          <w:ilvl w:val="4"/>
          <w:numId w:val="3"/>
        </w:numPr>
      </w:pPr>
      <w:r>
        <w:t xml:space="preserve">What kinds of changes to your body would you </w:t>
      </w:r>
      <w:r w:rsidRPr="6C223C17">
        <w:rPr>
          <w:i/>
          <w:iCs/>
        </w:rPr>
        <w:t>not be willing</w:t>
      </w:r>
      <w:r>
        <w:t xml:space="preserve"> to accept?</w:t>
      </w:r>
    </w:p>
    <w:p w14:paraId="1BBD87F8" w14:textId="6217BECC" w:rsidR="00E44A81" w:rsidRDefault="6C223C17" w:rsidP="001E5543">
      <w:pPr>
        <w:pStyle w:val="ListParagraph"/>
        <w:numPr>
          <w:ilvl w:val="5"/>
          <w:numId w:val="3"/>
        </w:numPr>
      </w:pPr>
      <w:r>
        <w:t xml:space="preserve">Why would you </w:t>
      </w:r>
      <w:r w:rsidRPr="6C223C17">
        <w:rPr>
          <w:u w:val="single"/>
        </w:rPr>
        <w:t>not</w:t>
      </w:r>
      <w:r>
        <w:t xml:space="preserve"> be willing to accept these changes?</w:t>
      </w:r>
    </w:p>
    <w:p w14:paraId="4C6F9ECD" w14:textId="77777777" w:rsidR="00525FFF" w:rsidRDefault="00525FFF" w:rsidP="00076846"/>
    <w:p w14:paraId="5B7B1918" w14:textId="064771A4" w:rsidR="00E802C4" w:rsidRDefault="56890BCA" w:rsidP="00770D22">
      <w:pPr>
        <w:pStyle w:val="ListParagraph"/>
        <w:numPr>
          <w:ilvl w:val="4"/>
          <w:numId w:val="3"/>
        </w:numPr>
      </w:pPr>
      <w:r>
        <w:t>What have your partner or family members said to you about how your body might react to hormonal contraception? [</w:t>
      </w:r>
      <w:r w:rsidRPr="56890BCA">
        <w:rPr>
          <w:i/>
          <w:iCs/>
        </w:rPr>
        <w:t>PROBE:</w:t>
      </w:r>
      <w:r>
        <w:t xml:space="preserve"> What do you think about this information?]</w:t>
      </w:r>
    </w:p>
    <w:p w14:paraId="5843AF5B" w14:textId="1579D7FE" w:rsidR="56890BCA" w:rsidRDefault="56890BCA" w:rsidP="56890BCA">
      <w:pPr>
        <w:pStyle w:val="ListParagraph"/>
        <w:ind w:left="990" w:hanging="270"/>
        <w:jc w:val="center"/>
        <w:rPr>
          <w:b/>
          <w:bCs/>
        </w:rPr>
      </w:pPr>
    </w:p>
    <w:p w14:paraId="3D19DCC4" w14:textId="2911972C" w:rsidR="003B7B0B" w:rsidRDefault="56890BCA" w:rsidP="00A04395">
      <w:pPr>
        <w:pStyle w:val="ListParagraph"/>
        <w:ind w:left="990" w:hanging="270"/>
        <w:jc w:val="center"/>
        <w:rPr>
          <w:b/>
          <w:bCs/>
        </w:rPr>
      </w:pPr>
      <w:r w:rsidRPr="56890BCA">
        <w:rPr>
          <w:b/>
          <w:bCs/>
        </w:rPr>
        <w:t>REPEAT QUESTION 3 FOR ALL HORMONAL CONTRACEPTIVES THE WOMAN NAMED IN QUESTION 2.</w:t>
      </w:r>
    </w:p>
    <w:p w14:paraId="524DDA28" w14:textId="08EAEF40" w:rsidR="56890BCA" w:rsidRDefault="56890BCA" w:rsidP="56890BCA">
      <w:pPr>
        <w:pStyle w:val="ListParagraph"/>
        <w:ind w:left="990" w:hanging="270"/>
        <w:jc w:val="center"/>
        <w:rPr>
          <w:b/>
          <w:bCs/>
        </w:rPr>
      </w:pPr>
    </w:p>
    <w:p w14:paraId="4BFFA10D" w14:textId="2B729ED6" w:rsidR="00A04395" w:rsidDel="00AB734F" w:rsidRDefault="00A04395" w:rsidP="00E802C4">
      <w:pPr>
        <w:pStyle w:val="ListParagraph"/>
        <w:ind w:left="2880"/>
        <w:rPr>
          <w:del w:id="18" w:author="Kirksey, Kristen" w:date="2023-03-18T21:02:00Z"/>
          <w:b/>
          <w:bCs/>
        </w:rPr>
      </w:pPr>
      <w:del w:id="19" w:author="Kirksey, Kristen" w:date="2023-03-18T21:02:00Z">
        <w:r w:rsidRPr="00A04395" w:rsidDel="00AB734F">
          <w:rPr>
            <w:b/>
            <w:bCs/>
          </w:rPr>
          <w:delText xml:space="preserve">IF PARTICIPANT HAS ALREADY MENTIONED CHANGES TO MENSTRUATION, SKIP TO QUESTION </w:delText>
        </w:r>
        <w:r w:rsidR="001F3AF1" w:rsidRPr="00770D22" w:rsidDel="00AB734F">
          <w:rPr>
            <w:b/>
            <w:bCs/>
          </w:rPr>
          <w:delText>3</w:delText>
        </w:r>
      </w:del>
    </w:p>
    <w:p w14:paraId="1A27933A" w14:textId="77777777" w:rsidR="00AB734F" w:rsidRPr="00A04395" w:rsidRDefault="00AB734F" w:rsidP="00A04395">
      <w:pPr>
        <w:pStyle w:val="ListParagraph"/>
        <w:ind w:left="990" w:hanging="270"/>
        <w:jc w:val="center"/>
        <w:rPr>
          <w:ins w:id="20" w:author="Kirksey, Kristen" w:date="2023-03-18T21:03:00Z"/>
          <w:b/>
          <w:bCs/>
        </w:rPr>
      </w:pPr>
    </w:p>
    <w:p w14:paraId="2531F870" w14:textId="77777777" w:rsidR="00A04395" w:rsidRDefault="00A04395" w:rsidP="00E802C4">
      <w:pPr>
        <w:pStyle w:val="ListParagraph"/>
        <w:ind w:left="2880"/>
      </w:pPr>
    </w:p>
    <w:p w14:paraId="51917266" w14:textId="306E70B4" w:rsidR="00890183" w:rsidRDefault="6C223C17" w:rsidP="00890183">
      <w:pPr>
        <w:pStyle w:val="ListParagraph"/>
        <w:numPr>
          <w:ilvl w:val="3"/>
          <w:numId w:val="3"/>
        </w:numPr>
      </w:pPr>
      <w:r>
        <w:t xml:space="preserve">Sometimes, women experience changes in their menstruation </w:t>
      </w:r>
      <w:proofErr w:type="gramStart"/>
      <w:r>
        <w:t>as a result of</w:t>
      </w:r>
      <w:proofErr w:type="gramEnd"/>
      <w:r>
        <w:t xml:space="preserve"> using hormonal contraception. For example, they might have heavier or lighter bleeding, or they might menstruate more or less frequently than before. Would you be concerned if there were any changes to your menstruation related to your use of contraception? </w:t>
      </w:r>
    </w:p>
    <w:p w14:paraId="7D73820D" w14:textId="77777777" w:rsidR="00890183" w:rsidRDefault="00890183" w:rsidP="00890183">
      <w:pPr>
        <w:pStyle w:val="ListParagraph"/>
        <w:ind w:left="1152"/>
      </w:pPr>
    </w:p>
    <w:p w14:paraId="6B3D1067" w14:textId="66F0A8BF" w:rsidR="00890183" w:rsidRDefault="6C223C17" w:rsidP="00890183">
      <w:pPr>
        <w:pStyle w:val="ListParagraph"/>
        <w:numPr>
          <w:ilvl w:val="4"/>
          <w:numId w:val="3"/>
        </w:numPr>
      </w:pPr>
      <w:r>
        <w:t xml:space="preserve">Why/why not? </w:t>
      </w:r>
    </w:p>
    <w:p w14:paraId="20AB3DE6" w14:textId="3997A23D" w:rsidR="00890183" w:rsidRDefault="00890183" w:rsidP="00890183">
      <w:pPr>
        <w:pStyle w:val="ListParagraph"/>
        <w:ind w:left="1080"/>
      </w:pPr>
    </w:p>
    <w:p w14:paraId="148F603B" w14:textId="6FD5FEA8" w:rsidR="00890183" w:rsidRDefault="6C223C17" w:rsidP="00890183">
      <w:pPr>
        <w:pStyle w:val="ListParagraph"/>
        <w:numPr>
          <w:ilvl w:val="3"/>
          <w:numId w:val="3"/>
        </w:numPr>
        <w:ind w:left="1080" w:hanging="360"/>
      </w:pPr>
      <w:r>
        <w:t xml:space="preserve">How would you feel if your menstruation was </w:t>
      </w:r>
      <w:r w:rsidRPr="6C223C17">
        <w:rPr>
          <w:u w:val="single"/>
        </w:rPr>
        <w:t>heavier</w:t>
      </w:r>
      <w:r>
        <w:t xml:space="preserve"> than usual after starting a new contraceptive method?</w:t>
      </w:r>
    </w:p>
    <w:p w14:paraId="5B6B7D0A" w14:textId="77777777" w:rsidR="00890183" w:rsidRDefault="00890183" w:rsidP="00890183">
      <w:pPr>
        <w:pStyle w:val="ListParagraph"/>
        <w:ind w:left="1080"/>
      </w:pPr>
    </w:p>
    <w:p w14:paraId="7A809C5A" w14:textId="07706ED5" w:rsidR="00890183" w:rsidRDefault="6C223C17" w:rsidP="00E87458">
      <w:pPr>
        <w:pStyle w:val="ListParagraph"/>
        <w:numPr>
          <w:ilvl w:val="4"/>
          <w:numId w:val="3"/>
        </w:numPr>
      </w:pPr>
      <w:r>
        <w:t xml:space="preserve">Would this change in bleeding be bothersome to you? </w:t>
      </w:r>
    </w:p>
    <w:p w14:paraId="32FB2B39" w14:textId="712C02E0" w:rsidR="00890183" w:rsidRDefault="6C223C17" w:rsidP="00E87458">
      <w:pPr>
        <w:pStyle w:val="ListParagraph"/>
        <w:numPr>
          <w:ilvl w:val="5"/>
          <w:numId w:val="3"/>
        </w:numPr>
      </w:pPr>
      <w:r>
        <w:t>Why/why not?</w:t>
      </w:r>
    </w:p>
    <w:p w14:paraId="40773480" w14:textId="77777777" w:rsidR="00525FFF" w:rsidRDefault="00525FFF" w:rsidP="00770D22">
      <w:pPr>
        <w:pStyle w:val="ListParagraph"/>
        <w:ind w:left="2880"/>
      </w:pPr>
    </w:p>
    <w:p w14:paraId="68B5ED5D" w14:textId="6E53BE9D" w:rsidR="00890183" w:rsidRDefault="6C223C17" w:rsidP="00E87458">
      <w:pPr>
        <w:pStyle w:val="ListParagraph"/>
        <w:numPr>
          <w:ilvl w:val="4"/>
          <w:numId w:val="3"/>
        </w:numPr>
      </w:pPr>
      <w:r>
        <w:t>What do you think you would do to try to manage this change?</w:t>
      </w:r>
    </w:p>
    <w:p w14:paraId="2102A1A0" w14:textId="77777777" w:rsidR="00525FFF" w:rsidRDefault="00525FFF" w:rsidP="00770D22">
      <w:pPr>
        <w:pStyle w:val="ListParagraph"/>
        <w:ind w:left="2160"/>
      </w:pPr>
    </w:p>
    <w:p w14:paraId="40A7F151" w14:textId="10AD8626" w:rsidR="00890183" w:rsidRDefault="6C223C17" w:rsidP="00E87458">
      <w:pPr>
        <w:pStyle w:val="ListParagraph"/>
        <w:numPr>
          <w:ilvl w:val="4"/>
          <w:numId w:val="3"/>
        </w:numPr>
      </w:pPr>
      <w:r>
        <w:t>Would you be willing to accept heavier bleeding or would you more likely stop using the method?</w:t>
      </w:r>
    </w:p>
    <w:p w14:paraId="05E182C7" w14:textId="7CFF40ED" w:rsidR="00890183" w:rsidRDefault="6C223C17" w:rsidP="00E87458">
      <w:pPr>
        <w:pStyle w:val="ListParagraph"/>
        <w:numPr>
          <w:ilvl w:val="5"/>
          <w:numId w:val="3"/>
        </w:numPr>
      </w:pPr>
      <w:r>
        <w:t>Why/why not?</w:t>
      </w:r>
    </w:p>
    <w:p w14:paraId="676AC113" w14:textId="77777777" w:rsidR="00525FFF" w:rsidRDefault="00525FFF" w:rsidP="00770D22">
      <w:pPr>
        <w:pStyle w:val="ListParagraph"/>
        <w:ind w:left="2880"/>
      </w:pPr>
    </w:p>
    <w:p w14:paraId="355ECD6D" w14:textId="77777777" w:rsidR="00963EC5" w:rsidRDefault="6C223C17" w:rsidP="00770D22">
      <w:pPr>
        <w:pStyle w:val="ListParagraph"/>
        <w:numPr>
          <w:ilvl w:val="4"/>
          <w:numId w:val="3"/>
        </w:numPr>
      </w:pPr>
      <w:r>
        <w:t xml:space="preserve">How would you feel about taking a pill on top of your contraceptive method to help bring your bleeding back to normal? </w:t>
      </w:r>
    </w:p>
    <w:p w14:paraId="5FC36B50" w14:textId="77777777" w:rsidR="00890183" w:rsidRDefault="00890183" w:rsidP="00890183">
      <w:pPr>
        <w:pStyle w:val="ListParagraph"/>
        <w:ind w:left="2430"/>
      </w:pPr>
    </w:p>
    <w:p w14:paraId="6B0215B9" w14:textId="1F271933" w:rsidR="00E87458" w:rsidRDefault="6C223C17" w:rsidP="00E87458">
      <w:pPr>
        <w:pStyle w:val="ListParagraph"/>
        <w:numPr>
          <w:ilvl w:val="3"/>
          <w:numId w:val="3"/>
        </w:numPr>
        <w:ind w:left="1080" w:hanging="360"/>
      </w:pPr>
      <w:r>
        <w:t xml:space="preserve">How would you feel if your menstruation was </w:t>
      </w:r>
      <w:r w:rsidRPr="6C223C17">
        <w:rPr>
          <w:u w:val="single"/>
        </w:rPr>
        <w:t>lighter</w:t>
      </w:r>
      <w:r>
        <w:t xml:space="preserve"> than usual after starting a new contraceptive method?</w:t>
      </w:r>
    </w:p>
    <w:p w14:paraId="4A084594" w14:textId="77777777" w:rsidR="00E87458" w:rsidRDefault="00E87458" w:rsidP="00E87458">
      <w:pPr>
        <w:pStyle w:val="ListParagraph"/>
        <w:ind w:left="1080"/>
      </w:pPr>
    </w:p>
    <w:p w14:paraId="3A6223D8" w14:textId="1C832A85" w:rsidR="00E87458" w:rsidRDefault="6C223C17" w:rsidP="00E87458">
      <w:pPr>
        <w:pStyle w:val="ListParagraph"/>
        <w:numPr>
          <w:ilvl w:val="4"/>
          <w:numId w:val="3"/>
        </w:numPr>
      </w:pPr>
      <w:r>
        <w:t xml:space="preserve">Would this change in bleeding be bothersome to you? </w:t>
      </w:r>
    </w:p>
    <w:p w14:paraId="6205F094" w14:textId="057DF536" w:rsidR="00E87458" w:rsidRDefault="6C223C17" w:rsidP="00E87458">
      <w:pPr>
        <w:pStyle w:val="ListParagraph"/>
        <w:numPr>
          <w:ilvl w:val="5"/>
          <w:numId w:val="3"/>
        </w:numPr>
      </w:pPr>
      <w:r>
        <w:t>Why/why not?</w:t>
      </w:r>
    </w:p>
    <w:p w14:paraId="4C34BD08" w14:textId="77777777" w:rsidR="00525FFF" w:rsidRDefault="00525FFF" w:rsidP="00770D22">
      <w:pPr>
        <w:pStyle w:val="ListParagraph"/>
        <w:ind w:left="2880"/>
      </w:pPr>
    </w:p>
    <w:p w14:paraId="24CCC982" w14:textId="1E44C063" w:rsidR="00963EC5" w:rsidRDefault="6C223C17" w:rsidP="00963EC5">
      <w:pPr>
        <w:pStyle w:val="ListParagraph"/>
        <w:numPr>
          <w:ilvl w:val="4"/>
          <w:numId w:val="3"/>
        </w:numPr>
      </w:pPr>
      <w:r>
        <w:t>What do you think you would do to try to manage this change?</w:t>
      </w:r>
    </w:p>
    <w:p w14:paraId="4E955FB2" w14:textId="77777777" w:rsidR="00525FFF" w:rsidRDefault="00525FFF" w:rsidP="00770D22">
      <w:pPr>
        <w:pStyle w:val="ListParagraph"/>
        <w:ind w:left="2160"/>
      </w:pPr>
    </w:p>
    <w:p w14:paraId="3CE1D224" w14:textId="5CDFFBC7" w:rsidR="0024533C" w:rsidRDefault="6C223C17" w:rsidP="0024533C">
      <w:pPr>
        <w:pStyle w:val="ListParagraph"/>
        <w:numPr>
          <w:ilvl w:val="4"/>
          <w:numId w:val="3"/>
        </w:numPr>
      </w:pPr>
      <w:r>
        <w:t>Would you be willing to accept lighter bleeding or would you more likely stop using the method?</w:t>
      </w:r>
    </w:p>
    <w:p w14:paraId="7483C477" w14:textId="051222CC" w:rsidR="00E87458" w:rsidRDefault="6C223C17" w:rsidP="00E87458">
      <w:pPr>
        <w:pStyle w:val="ListParagraph"/>
        <w:numPr>
          <w:ilvl w:val="5"/>
          <w:numId w:val="3"/>
        </w:numPr>
      </w:pPr>
      <w:r>
        <w:t>Why/why not?</w:t>
      </w:r>
    </w:p>
    <w:p w14:paraId="23CD9B17" w14:textId="77777777" w:rsidR="00E87458" w:rsidRDefault="00E87458" w:rsidP="00E87458">
      <w:pPr>
        <w:pStyle w:val="ListParagraph"/>
        <w:ind w:left="2880"/>
      </w:pPr>
    </w:p>
    <w:p w14:paraId="41EA7EBD" w14:textId="52DA93F1" w:rsidR="00DB0792" w:rsidRDefault="6C223C17" w:rsidP="00DB0792">
      <w:pPr>
        <w:pStyle w:val="ListParagraph"/>
        <w:numPr>
          <w:ilvl w:val="3"/>
          <w:numId w:val="3"/>
        </w:numPr>
        <w:ind w:left="1080" w:hanging="360"/>
      </w:pPr>
      <w:r>
        <w:t xml:space="preserve">How would you feel if you started menstruating </w:t>
      </w:r>
      <w:r w:rsidRPr="6C223C17">
        <w:rPr>
          <w:u w:val="single"/>
        </w:rPr>
        <w:t>more frequently</w:t>
      </w:r>
      <w:r>
        <w:t xml:space="preserve"> than usual after starting a new contraceptive method?</w:t>
      </w:r>
    </w:p>
    <w:p w14:paraId="5C0D02C2" w14:textId="77777777" w:rsidR="00DB0792" w:rsidRDefault="00DB0792" w:rsidP="00DB0792">
      <w:pPr>
        <w:pStyle w:val="ListParagraph"/>
        <w:ind w:left="1080"/>
      </w:pPr>
    </w:p>
    <w:p w14:paraId="7A2FAE1B" w14:textId="112A9CF7" w:rsidR="00DB0792" w:rsidRDefault="6C223C17" w:rsidP="00DB0792">
      <w:pPr>
        <w:pStyle w:val="ListParagraph"/>
        <w:numPr>
          <w:ilvl w:val="4"/>
          <w:numId w:val="3"/>
        </w:numPr>
      </w:pPr>
      <w:r>
        <w:t xml:space="preserve">Would this change in bleeding be bothersome to you? </w:t>
      </w:r>
    </w:p>
    <w:p w14:paraId="123735A7" w14:textId="5384FF50" w:rsidR="00DB0792" w:rsidRDefault="6C223C17" w:rsidP="00DB0792">
      <w:pPr>
        <w:pStyle w:val="ListParagraph"/>
        <w:numPr>
          <w:ilvl w:val="5"/>
          <w:numId w:val="3"/>
        </w:numPr>
      </w:pPr>
      <w:r>
        <w:lastRenderedPageBreak/>
        <w:t>Why/why not?</w:t>
      </w:r>
    </w:p>
    <w:p w14:paraId="30437D20" w14:textId="77777777" w:rsidR="00525FFF" w:rsidRDefault="00525FFF" w:rsidP="00770D22">
      <w:pPr>
        <w:pStyle w:val="ListParagraph"/>
        <w:ind w:left="2880"/>
      </w:pPr>
    </w:p>
    <w:p w14:paraId="40184F9C" w14:textId="2823FF08" w:rsidR="00963EC5" w:rsidRDefault="6C223C17" w:rsidP="00963EC5">
      <w:pPr>
        <w:pStyle w:val="ListParagraph"/>
        <w:numPr>
          <w:ilvl w:val="4"/>
          <w:numId w:val="3"/>
        </w:numPr>
      </w:pPr>
      <w:r>
        <w:t>What do you think you would do to try to manage this change?</w:t>
      </w:r>
    </w:p>
    <w:p w14:paraId="07FB978C" w14:textId="77777777" w:rsidR="00525FFF" w:rsidRDefault="00525FFF" w:rsidP="00770D22">
      <w:pPr>
        <w:pStyle w:val="ListParagraph"/>
        <w:ind w:left="2160"/>
      </w:pPr>
    </w:p>
    <w:p w14:paraId="3E5BAE16" w14:textId="1638FFF3" w:rsidR="0024533C" w:rsidRDefault="6C223C17" w:rsidP="0024533C">
      <w:pPr>
        <w:pStyle w:val="ListParagraph"/>
        <w:numPr>
          <w:ilvl w:val="4"/>
          <w:numId w:val="3"/>
        </w:numPr>
      </w:pPr>
      <w:r>
        <w:t>Would you be willing to accept more frequent bleeding or would you more likely stop using the method?</w:t>
      </w:r>
    </w:p>
    <w:p w14:paraId="05D3F86A" w14:textId="77777777" w:rsidR="00DB0792" w:rsidRDefault="6C223C17" w:rsidP="00DB0792">
      <w:pPr>
        <w:pStyle w:val="ListParagraph"/>
        <w:numPr>
          <w:ilvl w:val="5"/>
          <w:numId w:val="3"/>
        </w:numPr>
      </w:pPr>
      <w:r>
        <w:t>Why/why not?</w:t>
      </w:r>
    </w:p>
    <w:p w14:paraId="0483A63E" w14:textId="10396BD0" w:rsidR="00890183" w:rsidRDefault="00890183" w:rsidP="00DB0792">
      <w:pPr>
        <w:pStyle w:val="ListParagraph"/>
        <w:ind w:left="1080"/>
      </w:pPr>
    </w:p>
    <w:p w14:paraId="6A30EB01" w14:textId="10077C17" w:rsidR="00DB0792" w:rsidRDefault="6C223C17" w:rsidP="00DB0792">
      <w:pPr>
        <w:pStyle w:val="ListParagraph"/>
        <w:numPr>
          <w:ilvl w:val="3"/>
          <w:numId w:val="3"/>
        </w:numPr>
        <w:ind w:left="1080" w:hanging="360"/>
      </w:pPr>
      <w:r>
        <w:t xml:space="preserve">How would you feel if you started menstruating </w:t>
      </w:r>
      <w:r w:rsidRPr="6C223C17">
        <w:rPr>
          <w:u w:val="single"/>
        </w:rPr>
        <w:t>less frequently</w:t>
      </w:r>
      <w:r>
        <w:t xml:space="preserve"> than usual, or stopped bleeding all together, after starting a new contraceptive method?</w:t>
      </w:r>
    </w:p>
    <w:p w14:paraId="71B4621F" w14:textId="77777777" w:rsidR="00DB0792" w:rsidRDefault="00DB0792" w:rsidP="00DB0792">
      <w:pPr>
        <w:pStyle w:val="ListParagraph"/>
        <w:ind w:left="1080"/>
      </w:pPr>
    </w:p>
    <w:p w14:paraId="30253A85" w14:textId="0A1817C5" w:rsidR="00DB0792" w:rsidRDefault="6C223C17" w:rsidP="00DB0792">
      <w:pPr>
        <w:pStyle w:val="ListParagraph"/>
        <w:numPr>
          <w:ilvl w:val="4"/>
          <w:numId w:val="3"/>
        </w:numPr>
      </w:pPr>
      <w:r>
        <w:t xml:space="preserve">Would this change in bleeding be bothersome to you? </w:t>
      </w:r>
    </w:p>
    <w:p w14:paraId="1F42D284" w14:textId="59F18DD4" w:rsidR="00DB0792" w:rsidRDefault="6C223C17" w:rsidP="00DB0792">
      <w:pPr>
        <w:pStyle w:val="ListParagraph"/>
        <w:numPr>
          <w:ilvl w:val="5"/>
          <w:numId w:val="3"/>
        </w:numPr>
      </w:pPr>
      <w:r>
        <w:t>Why/why not?</w:t>
      </w:r>
    </w:p>
    <w:p w14:paraId="22DAF228" w14:textId="77777777" w:rsidR="00525FFF" w:rsidRDefault="00525FFF" w:rsidP="00770D22">
      <w:pPr>
        <w:pStyle w:val="ListParagraph"/>
        <w:ind w:left="2880"/>
      </w:pPr>
    </w:p>
    <w:p w14:paraId="00B168B2" w14:textId="4488B0D6" w:rsidR="00963EC5" w:rsidRDefault="6C223C17" w:rsidP="00963EC5">
      <w:pPr>
        <w:pStyle w:val="ListParagraph"/>
        <w:numPr>
          <w:ilvl w:val="4"/>
          <w:numId w:val="3"/>
        </w:numPr>
      </w:pPr>
      <w:r>
        <w:t>What do you think you would do to try to manage this change?</w:t>
      </w:r>
    </w:p>
    <w:p w14:paraId="4AF4E672" w14:textId="77777777" w:rsidR="00525FFF" w:rsidRDefault="00525FFF" w:rsidP="00770D22">
      <w:pPr>
        <w:pStyle w:val="ListParagraph"/>
        <w:ind w:left="2160"/>
      </w:pPr>
    </w:p>
    <w:p w14:paraId="4A97D119" w14:textId="0DC2BDA5" w:rsidR="0024533C" w:rsidRDefault="6C223C17" w:rsidP="0024533C">
      <w:pPr>
        <w:pStyle w:val="ListParagraph"/>
        <w:numPr>
          <w:ilvl w:val="4"/>
          <w:numId w:val="3"/>
        </w:numPr>
      </w:pPr>
      <w:r>
        <w:t>Would you be willing to accept less frequent bleeding or would you more likely stop using the method?</w:t>
      </w:r>
    </w:p>
    <w:p w14:paraId="0098B1B9" w14:textId="77777777" w:rsidR="00DB0792" w:rsidRDefault="6C223C17" w:rsidP="00DB0792">
      <w:pPr>
        <w:pStyle w:val="ListParagraph"/>
        <w:numPr>
          <w:ilvl w:val="5"/>
          <w:numId w:val="3"/>
        </w:numPr>
      </w:pPr>
      <w:r>
        <w:t>Why/why not?</w:t>
      </w:r>
    </w:p>
    <w:p w14:paraId="489EF054" w14:textId="77777777" w:rsidR="00890183" w:rsidRDefault="00890183" w:rsidP="00890183">
      <w:pPr>
        <w:pStyle w:val="ListParagraph"/>
        <w:ind w:left="1080"/>
      </w:pPr>
    </w:p>
    <w:p w14:paraId="7AE8BF49" w14:textId="4F468E29" w:rsidR="00E8287F" w:rsidRPr="00960251" w:rsidRDefault="56890BCA" w:rsidP="56890BCA">
      <w:pPr>
        <w:pStyle w:val="ListParagraph"/>
        <w:numPr>
          <w:ilvl w:val="3"/>
          <w:numId w:val="3"/>
        </w:numPr>
        <w:rPr>
          <w:i/>
          <w:iCs/>
        </w:rPr>
      </w:pPr>
      <w:r>
        <w:t xml:space="preserve">Some women are afraid to take </w:t>
      </w:r>
      <w:commentRangeStart w:id="21"/>
      <w:r>
        <w:t xml:space="preserve">hormonal contraceptives like </w:t>
      </w:r>
      <w:r w:rsidRPr="56890BCA">
        <w:rPr>
          <w:rFonts w:eastAsia="Calibri" w:cs="Calibri"/>
        </w:rPr>
        <w:t>the pill, implants, injections, or an IUD</w:t>
      </w:r>
      <w:r>
        <w:t xml:space="preserve"> </w:t>
      </w:r>
      <w:commentRangeEnd w:id="21"/>
      <w:r w:rsidR="000A1C18">
        <w:rPr>
          <w:rStyle w:val="CommentReference"/>
        </w:rPr>
        <w:commentReference w:id="21"/>
      </w:r>
      <w:r>
        <w:t xml:space="preserve">because they believe it will prevent them from having children in the future. This is not medically </w:t>
      </w:r>
      <w:proofErr w:type="gramStart"/>
      <w:r>
        <w:t>accurate,</w:t>
      </w:r>
      <w:proofErr w:type="gramEnd"/>
      <w:r>
        <w:t xml:space="preserve"> however we know this is a big concern for many people.  </w:t>
      </w:r>
      <w:r w:rsidRPr="56890BCA">
        <w:rPr>
          <w:i/>
          <w:iCs/>
        </w:rPr>
        <w:t>To what extent is this something you are concerned about? Why?</w:t>
      </w:r>
    </w:p>
    <w:p w14:paraId="7A48918B" w14:textId="77777777" w:rsidR="000A1C18" w:rsidRDefault="000A1C18" w:rsidP="00E8287F"/>
    <w:p w14:paraId="0079CCFE" w14:textId="77777777" w:rsidR="00E8287F" w:rsidRPr="00DD7196" w:rsidRDefault="00E8287F" w:rsidP="00E8287F">
      <w:pPr>
        <w:rPr>
          <w:b/>
          <w:bCs/>
          <w:sz w:val="32"/>
          <w:szCs w:val="32"/>
        </w:rPr>
      </w:pPr>
      <w:r w:rsidRPr="00DD7196">
        <w:rPr>
          <w:b/>
          <w:bCs/>
          <w:sz w:val="32"/>
          <w:szCs w:val="32"/>
        </w:rPr>
        <w:t xml:space="preserve">DOMAIN </w:t>
      </w:r>
      <w:r>
        <w:rPr>
          <w:b/>
          <w:bCs/>
          <w:sz w:val="32"/>
          <w:szCs w:val="32"/>
        </w:rPr>
        <w:t>2</w:t>
      </w:r>
      <w:r w:rsidRPr="00DD7196">
        <w:rPr>
          <w:b/>
          <w:bCs/>
          <w:sz w:val="32"/>
          <w:szCs w:val="32"/>
        </w:rPr>
        <w:t xml:space="preserve">: CONTRACEPTIVE </w:t>
      </w:r>
      <w:r>
        <w:rPr>
          <w:b/>
          <w:bCs/>
          <w:sz w:val="32"/>
          <w:szCs w:val="32"/>
        </w:rPr>
        <w:t>DECISION-MAKING</w:t>
      </w:r>
    </w:p>
    <w:p w14:paraId="5BB9E392" w14:textId="77777777" w:rsidR="00E8287F" w:rsidRDefault="00E8287F" w:rsidP="00E8287F">
      <w:r>
        <w:t>[THE PURPOSE OF THIS SECTION IS TO UNDERSTAND HOW WOMEN UNDERSTAND AND WEIGH THE POTENTIAL BURDEN OF SIDE EFFECTS WHEN DECIDING WHICH CONTRACEPTIVE METHOD TO USE]</w:t>
      </w:r>
    </w:p>
    <w:p w14:paraId="055C33D5" w14:textId="77777777" w:rsidR="00E8287F" w:rsidRDefault="00E8287F" w:rsidP="00E8287F"/>
    <w:p w14:paraId="21C6FC59" w14:textId="28FE6A72" w:rsidR="009028E3" w:rsidRDefault="045B24D9" w:rsidP="00E8287F">
      <w:commentRangeStart w:id="22"/>
      <w:r>
        <w:t>Now I am going to ask you about what is important to you when choosing a method of contraception.</w:t>
      </w:r>
    </w:p>
    <w:commentRangeEnd w:id="22"/>
    <w:p w14:paraId="764E4BBB" w14:textId="34BC4DD4" w:rsidR="00876E80" w:rsidRDefault="00876E80" w:rsidP="00E8287F">
      <w:pPr>
        <w:rPr>
          <w:ins w:id="23" w:author="Kirksey, Kristen" w:date="2023-03-21T07:25:00Z"/>
        </w:rPr>
      </w:pPr>
      <w:r>
        <w:rPr>
          <w:rStyle w:val="CommentReference"/>
        </w:rPr>
        <w:commentReference w:id="22"/>
      </w:r>
    </w:p>
    <w:p w14:paraId="52F9CCB5" w14:textId="47217FF5" w:rsidR="00EA0FF9" w:rsidRPr="001E2112" w:rsidRDefault="00EA0FF9" w:rsidP="001E2112">
      <w:pPr>
        <w:jc w:val="center"/>
        <w:rPr>
          <w:ins w:id="24" w:author="Kirksey, Kristen" w:date="2023-03-21T12:12:00Z"/>
          <w:b/>
          <w:bCs/>
        </w:rPr>
      </w:pPr>
      <w:ins w:id="25" w:author="Kirksey, Kristen" w:date="2023-03-21T07:25:00Z">
        <w:r w:rsidRPr="001E2112">
          <w:rPr>
            <w:b/>
            <w:bCs/>
          </w:rPr>
          <w:t xml:space="preserve">SKIP </w:t>
        </w:r>
      </w:ins>
      <w:ins w:id="26" w:author="Kirksey, Kristen" w:date="2023-03-21T12:12:00Z">
        <w:r w:rsidR="001E2112" w:rsidRPr="001E2112">
          <w:rPr>
            <w:b/>
            <w:bCs/>
          </w:rPr>
          <w:t>QUES</w:t>
        </w:r>
      </w:ins>
      <w:ins w:id="27" w:author="Kirksey, Kristen" w:date="2023-03-21T12:13:00Z">
        <w:r w:rsidR="001E2112" w:rsidRPr="001E2112">
          <w:rPr>
            <w:b/>
            <w:bCs/>
          </w:rPr>
          <w:t xml:space="preserve">TION </w:t>
        </w:r>
      </w:ins>
      <w:ins w:id="28" w:author="Kirksey, Kristen" w:date="2023-03-21T07:25:00Z">
        <w:r w:rsidRPr="001E2112">
          <w:rPr>
            <w:b/>
            <w:bCs/>
          </w:rPr>
          <w:t xml:space="preserve">10 IF </w:t>
        </w:r>
      </w:ins>
      <w:ins w:id="29" w:author="Kirksey, Kristen" w:date="2023-03-21T12:13:00Z">
        <w:r w:rsidR="001E2112" w:rsidRPr="001E2112">
          <w:rPr>
            <w:b/>
            <w:bCs/>
          </w:rPr>
          <w:t xml:space="preserve">WOMAN IS </w:t>
        </w:r>
      </w:ins>
      <w:ins w:id="30" w:author="Kirksey, Kristen" w:date="2023-03-21T07:25:00Z">
        <w:r w:rsidRPr="001E2112">
          <w:rPr>
            <w:b/>
            <w:bCs/>
          </w:rPr>
          <w:t>NON-USER OF ALL</w:t>
        </w:r>
      </w:ins>
      <w:ins w:id="31" w:author="Kirksey, Kristen" w:date="2023-03-21T12:13:00Z">
        <w:r w:rsidR="001E2112" w:rsidRPr="001E2112">
          <w:rPr>
            <w:b/>
            <w:bCs/>
          </w:rPr>
          <w:t xml:space="preserve"> CONTRACEPTIVES</w:t>
        </w:r>
      </w:ins>
    </w:p>
    <w:p w14:paraId="04D4B579" w14:textId="77777777" w:rsidR="001E2112" w:rsidRDefault="001E2112" w:rsidP="00E8287F"/>
    <w:p w14:paraId="37029276" w14:textId="4259135A" w:rsidR="00876E80" w:rsidRDefault="389454C4" w:rsidP="001E2112">
      <w:pPr>
        <w:numPr>
          <w:ilvl w:val="3"/>
          <w:numId w:val="3"/>
        </w:numPr>
        <w:ind w:left="720"/>
      </w:pPr>
      <w:commentRangeStart w:id="32"/>
      <w:r>
        <w:t xml:space="preserve">Have you ever used any non-hormonal method of contraception? These can include </w:t>
      </w:r>
      <w:commentRangeEnd w:id="32"/>
      <w:r w:rsidR="00876E80">
        <w:rPr>
          <w:rStyle w:val="CommentReference"/>
        </w:rPr>
        <w:commentReference w:id="32"/>
      </w:r>
      <w:r>
        <w:t xml:space="preserve">traditional herbs, using condoms, pulling out before a man ejaculates, timing when you have sex to avoid the most fertile times, or relying on breastfeeding to keep you from getting pregnant. These can also include methods you can get from a health facility including copper IUD and male and female sterilization. </w:t>
      </w:r>
    </w:p>
    <w:p w14:paraId="5A1A4001" w14:textId="2BF067DD" w:rsidR="00EA0FF9" w:rsidRDefault="00EA0FF9" w:rsidP="001E2112">
      <w:pPr>
        <w:rPr>
          <w:ins w:id="33" w:author="Kirksey, Kristen" w:date="2023-03-21T07:25:00Z"/>
          <w:b/>
          <w:bCs/>
        </w:rPr>
      </w:pPr>
    </w:p>
    <w:p w14:paraId="74CBBD8B" w14:textId="23499D0A" w:rsidR="00525FFF" w:rsidRDefault="00876E80" w:rsidP="001E2112">
      <w:pPr>
        <w:ind w:left="720"/>
      </w:pPr>
      <w:r w:rsidRPr="00AD6ED1">
        <w:rPr>
          <w:b/>
          <w:bCs/>
        </w:rPr>
        <w:t>IF YES:</w:t>
      </w:r>
      <w:r>
        <w:t xml:space="preserve"> </w:t>
      </w:r>
    </w:p>
    <w:p w14:paraId="26271917" w14:textId="3950B4C1" w:rsidR="00876E80" w:rsidRDefault="56890BCA" w:rsidP="001E2112">
      <w:pPr>
        <w:ind w:left="720"/>
      </w:pPr>
      <w:r>
        <w:lastRenderedPageBreak/>
        <w:t>Why did you choose this method over other options?</w:t>
      </w:r>
    </w:p>
    <w:p w14:paraId="4CCE82D9" w14:textId="683310C6" w:rsidR="00525FFF" w:rsidRDefault="00525FFF" w:rsidP="001E2112">
      <w:pPr>
        <w:ind w:left="720"/>
      </w:pPr>
    </w:p>
    <w:p w14:paraId="33215FAD" w14:textId="409AA630" w:rsidR="00876E80" w:rsidRDefault="56890BCA" w:rsidP="001E2112">
      <w:pPr>
        <w:ind w:left="720"/>
      </w:pPr>
      <w:r>
        <w:t>What was your experience like with this method?</w:t>
      </w:r>
    </w:p>
    <w:p w14:paraId="774F6031" w14:textId="07E6693D" w:rsidR="00525FFF" w:rsidRPr="00960251" w:rsidRDefault="00525FFF" w:rsidP="001E2112">
      <w:pPr>
        <w:ind w:left="720"/>
      </w:pPr>
    </w:p>
    <w:p w14:paraId="40778978" w14:textId="1B702D2E" w:rsidR="00525FFF" w:rsidRDefault="00876E80" w:rsidP="001E2112">
      <w:pPr>
        <w:ind w:left="720"/>
      </w:pPr>
      <w:r w:rsidRPr="00AD6ED1">
        <w:rPr>
          <w:b/>
          <w:bCs/>
        </w:rPr>
        <w:t>IF NO:</w:t>
      </w:r>
      <w:r>
        <w:t xml:space="preserve"> </w:t>
      </w:r>
    </w:p>
    <w:p w14:paraId="489884BE" w14:textId="49846ACF" w:rsidR="00876E80" w:rsidRDefault="56890BCA" w:rsidP="001E2112">
      <w:pPr>
        <w:ind w:left="720"/>
      </w:pPr>
      <w:r>
        <w:t>Why not?</w:t>
      </w:r>
    </w:p>
    <w:p w14:paraId="1D4FAB21" w14:textId="77777777" w:rsidR="000B38B2" w:rsidRDefault="000B38B2" w:rsidP="001E2112"/>
    <w:p w14:paraId="4678B7CE" w14:textId="32BFE84D" w:rsidR="00985565" w:rsidRDefault="56890BCA" w:rsidP="001F3AF1">
      <w:pPr>
        <w:pStyle w:val="ListParagraph"/>
        <w:numPr>
          <w:ilvl w:val="3"/>
          <w:numId w:val="3"/>
        </w:numPr>
      </w:pPr>
      <w:r>
        <w:t>Have you ever considered using a hormonal method of contraception?</w:t>
      </w:r>
    </w:p>
    <w:p w14:paraId="7D0AAA46" w14:textId="77777777" w:rsidR="000B38B2" w:rsidRDefault="000B38B2" w:rsidP="000B38B2">
      <w:pPr>
        <w:pStyle w:val="ListParagraph"/>
        <w:ind w:left="1152"/>
      </w:pPr>
    </w:p>
    <w:p w14:paraId="5330D896" w14:textId="77777777" w:rsidR="00525FFF" w:rsidRDefault="000B38B2" w:rsidP="00525FFF">
      <w:pPr>
        <w:ind w:left="432" w:firstLine="720"/>
      </w:pPr>
      <w:r w:rsidRPr="00AD6ED1">
        <w:rPr>
          <w:b/>
          <w:bCs/>
        </w:rPr>
        <w:t>IF YES:</w:t>
      </w:r>
      <w:r>
        <w:t xml:space="preserve"> </w:t>
      </w:r>
    </w:p>
    <w:p w14:paraId="4337C37A" w14:textId="5266F77A" w:rsidR="000B38B2" w:rsidRDefault="56890BCA" w:rsidP="00AD6ED1">
      <w:pPr>
        <w:pStyle w:val="ListParagraph"/>
        <w:numPr>
          <w:ilvl w:val="4"/>
          <w:numId w:val="3"/>
        </w:numPr>
      </w:pPr>
      <w:r>
        <w:t>What made you decide not to use this method?</w:t>
      </w:r>
    </w:p>
    <w:p w14:paraId="59B9BDE4" w14:textId="77777777" w:rsidR="00525FFF" w:rsidRPr="00960251" w:rsidRDefault="00525FFF" w:rsidP="00960251">
      <w:pPr>
        <w:pStyle w:val="ListParagraph"/>
        <w:ind w:left="2160"/>
      </w:pPr>
    </w:p>
    <w:p w14:paraId="4385993F" w14:textId="77777777" w:rsidR="00525FFF" w:rsidRDefault="000B38B2" w:rsidP="00525FFF">
      <w:pPr>
        <w:ind w:left="432" w:firstLine="720"/>
      </w:pPr>
      <w:r w:rsidRPr="00AD6ED1">
        <w:rPr>
          <w:b/>
          <w:bCs/>
        </w:rPr>
        <w:t>IF NO:</w:t>
      </w:r>
      <w:r>
        <w:t xml:space="preserve"> </w:t>
      </w:r>
    </w:p>
    <w:p w14:paraId="0C04CE5E" w14:textId="0750D846" w:rsidR="000B38B2" w:rsidRDefault="56890BCA" w:rsidP="00AD6ED1">
      <w:pPr>
        <w:pStyle w:val="ListParagraph"/>
        <w:numPr>
          <w:ilvl w:val="4"/>
          <w:numId w:val="3"/>
        </w:numPr>
      </w:pPr>
      <w:r>
        <w:t>Why not?</w:t>
      </w:r>
    </w:p>
    <w:p w14:paraId="738ED69C" w14:textId="77777777" w:rsidR="00DB62FC" w:rsidRDefault="00DB62FC" w:rsidP="00DB62FC">
      <w:pPr>
        <w:pStyle w:val="ListParagraph"/>
        <w:ind w:left="2160"/>
      </w:pPr>
    </w:p>
    <w:p w14:paraId="7AE980AB" w14:textId="4ACBD075" w:rsidR="00BD00C6" w:rsidRDefault="56890BCA" w:rsidP="001F3AF1">
      <w:pPr>
        <w:pStyle w:val="ListParagraph"/>
        <w:numPr>
          <w:ilvl w:val="3"/>
          <w:numId w:val="3"/>
        </w:numPr>
      </w:pPr>
      <w:r>
        <w:t>Has anyone else, besides a health care provider, been involved in your decisions about contraception?</w:t>
      </w:r>
    </w:p>
    <w:p w14:paraId="6AFA262A" w14:textId="76A4C128" w:rsidR="00BD00C6" w:rsidRDefault="00BD00C6" w:rsidP="00BD00C6">
      <w:pPr>
        <w:pStyle w:val="ListParagraph"/>
        <w:ind w:left="1152"/>
      </w:pPr>
    </w:p>
    <w:p w14:paraId="199717D0" w14:textId="77777777" w:rsidR="00BD00C6" w:rsidRDefault="00BD00C6" w:rsidP="00BD00C6">
      <w:pPr>
        <w:pStyle w:val="ListParagraph"/>
        <w:ind w:left="1152"/>
      </w:pPr>
      <w:r w:rsidRPr="00116506">
        <w:rPr>
          <w:b/>
          <w:bCs/>
        </w:rPr>
        <w:t>IF YES:</w:t>
      </w:r>
    </w:p>
    <w:p w14:paraId="2C08A4BC" w14:textId="172C8118" w:rsidR="00686E2B" w:rsidRDefault="56890BCA" w:rsidP="00686E2B">
      <w:pPr>
        <w:pStyle w:val="ListParagraph"/>
        <w:numPr>
          <w:ilvl w:val="4"/>
          <w:numId w:val="3"/>
        </w:numPr>
      </w:pPr>
      <w:r>
        <w:t>Can you tell me about who this person is and how they were involved in your decision?</w:t>
      </w:r>
    </w:p>
    <w:p w14:paraId="21613E54" w14:textId="77777777" w:rsidR="00AD6ED1" w:rsidRDefault="00AD6ED1" w:rsidP="00960251">
      <w:pPr>
        <w:pStyle w:val="ListParagraph"/>
        <w:ind w:left="2160"/>
      </w:pPr>
    </w:p>
    <w:p w14:paraId="4E436ECC" w14:textId="2AA0D05E" w:rsidR="00BD00C6" w:rsidRDefault="56890BCA" w:rsidP="00BD00C6">
      <w:pPr>
        <w:pStyle w:val="ListParagraph"/>
        <w:numPr>
          <w:ilvl w:val="4"/>
          <w:numId w:val="3"/>
        </w:numPr>
      </w:pPr>
      <w:r>
        <w:t>Can you tell me about the conversation you had?</w:t>
      </w:r>
    </w:p>
    <w:p w14:paraId="7666744C" w14:textId="77777777" w:rsidR="00AD6ED1" w:rsidRDefault="00AD6ED1" w:rsidP="00960251">
      <w:pPr>
        <w:pStyle w:val="ListParagraph"/>
        <w:ind w:left="2160"/>
      </w:pPr>
    </w:p>
    <w:p w14:paraId="34A74CBA" w14:textId="644B3D39" w:rsidR="00AD6ED1" w:rsidRDefault="56890BCA" w:rsidP="00960251">
      <w:pPr>
        <w:pStyle w:val="ListParagraph"/>
        <w:numPr>
          <w:ilvl w:val="4"/>
          <w:numId w:val="3"/>
        </w:numPr>
      </w:pPr>
      <w:r>
        <w:t xml:space="preserve">What did this person have to say about the ways your body might react to hormonal contraception? </w:t>
      </w:r>
    </w:p>
    <w:p w14:paraId="6FDA8300" w14:textId="77777777" w:rsidR="00D0393C" w:rsidRDefault="00D0393C" w:rsidP="00D0393C">
      <w:pPr>
        <w:pStyle w:val="ListParagraph"/>
      </w:pPr>
    </w:p>
    <w:p w14:paraId="3578A18E" w14:textId="6DE4A179" w:rsidR="00D0393C" w:rsidRDefault="56890BCA" w:rsidP="00960251">
      <w:pPr>
        <w:pStyle w:val="ListParagraph"/>
        <w:numPr>
          <w:ilvl w:val="4"/>
          <w:numId w:val="3"/>
        </w:numPr>
      </w:pPr>
      <w:r>
        <w:t>How did this conversation make you feel?</w:t>
      </w:r>
    </w:p>
    <w:p w14:paraId="437ADFEC" w14:textId="77777777" w:rsidR="00D0393C" w:rsidRDefault="00D0393C" w:rsidP="00D0393C">
      <w:pPr>
        <w:pStyle w:val="ListParagraph"/>
      </w:pPr>
    </w:p>
    <w:p w14:paraId="771388FA" w14:textId="046F861F" w:rsidR="00D0393C" w:rsidRDefault="56890BCA" w:rsidP="00960251">
      <w:pPr>
        <w:pStyle w:val="ListParagraph"/>
        <w:numPr>
          <w:ilvl w:val="4"/>
          <w:numId w:val="3"/>
        </w:numPr>
      </w:pPr>
      <w:r>
        <w:t>How did it affect your final decision?</w:t>
      </w:r>
    </w:p>
    <w:p w14:paraId="16FC46AD" w14:textId="2993143E" w:rsidR="00BD00C6" w:rsidRDefault="00BD00C6" w:rsidP="00D0393C"/>
    <w:p w14:paraId="0649E494" w14:textId="19666375" w:rsidR="00BD00C6" w:rsidRDefault="00BD00C6" w:rsidP="00BD00C6">
      <w:pPr>
        <w:pStyle w:val="ListParagraph"/>
        <w:ind w:left="2160"/>
      </w:pPr>
    </w:p>
    <w:p w14:paraId="6F772B24" w14:textId="1E2C08B6" w:rsidR="00E26B01" w:rsidRPr="00CD79BA" w:rsidRDefault="00E26B01" w:rsidP="00CD79BA">
      <w:r w:rsidRPr="00CD79BA">
        <w:rPr>
          <w:b/>
          <w:bCs/>
          <w:sz w:val="32"/>
          <w:szCs w:val="32"/>
        </w:rPr>
        <w:t>DOMAIN 3: PREFERENCES FOR SUPPORT</w:t>
      </w:r>
    </w:p>
    <w:p w14:paraId="49BEE629" w14:textId="11A18223" w:rsidR="00E26B01" w:rsidRDefault="00E26B01" w:rsidP="00E26B01">
      <w:r>
        <w:t xml:space="preserve">[THE PURPOSE OF THIS SECTION IS TO UNDERSTAND WOMEN’S PREFERENCES FOR RECEIVING ENHANCED SUPPORT </w:t>
      </w:r>
      <w:r w:rsidR="00985565">
        <w:t>AROUND CONTRACEPTIVE COUNSELING AND FOLLOW-UP</w:t>
      </w:r>
      <w:r>
        <w:t>]</w:t>
      </w:r>
    </w:p>
    <w:p w14:paraId="3B9083E5" w14:textId="77777777" w:rsidR="00E26B01" w:rsidRDefault="00E26B01" w:rsidP="00E26B01"/>
    <w:p w14:paraId="6F537332" w14:textId="1E697F7D" w:rsidR="00E26B01" w:rsidRDefault="00E26B01" w:rsidP="00E26B01">
      <w:r>
        <w:t xml:space="preserve">Now I am going to ask you some questions related to </w:t>
      </w:r>
      <w:r w:rsidR="00CD79BA">
        <w:t xml:space="preserve">the kind of information and support you might like to receive if you decide to use hormonal contraception in the future. </w:t>
      </w:r>
    </w:p>
    <w:p w14:paraId="504C934F" w14:textId="24BC20AE" w:rsidR="00CD79BA" w:rsidRDefault="00CD79BA" w:rsidP="00E26B01"/>
    <w:p w14:paraId="5402DFCE" w14:textId="1F6F9CB2" w:rsidR="00CD79BA" w:rsidRDefault="56890BCA" w:rsidP="001F3AF1">
      <w:pPr>
        <w:pStyle w:val="ListParagraph"/>
        <w:numPr>
          <w:ilvl w:val="3"/>
          <w:numId w:val="3"/>
        </w:numPr>
      </w:pPr>
      <w:r>
        <w:t>Where would you go to obtain contraception?</w:t>
      </w:r>
    </w:p>
    <w:p w14:paraId="0D50C425" w14:textId="77777777" w:rsidR="00CD79BA" w:rsidRDefault="00CD79BA" w:rsidP="00CD79BA">
      <w:pPr>
        <w:pStyle w:val="ListParagraph"/>
      </w:pPr>
    </w:p>
    <w:p w14:paraId="60E9DB75" w14:textId="3FB1BE80" w:rsidR="00CD79BA" w:rsidRDefault="56890BCA" w:rsidP="00CD79BA">
      <w:pPr>
        <w:pStyle w:val="ListParagraph"/>
        <w:numPr>
          <w:ilvl w:val="4"/>
          <w:numId w:val="3"/>
        </w:numPr>
      </w:pPr>
      <w:r>
        <w:t>Why this place?</w:t>
      </w:r>
    </w:p>
    <w:p w14:paraId="20E6074C" w14:textId="77777777" w:rsidR="00CD79BA" w:rsidRDefault="00CD79BA" w:rsidP="00CD79BA">
      <w:pPr>
        <w:pStyle w:val="ListParagraph"/>
        <w:ind w:left="2160"/>
      </w:pPr>
    </w:p>
    <w:p w14:paraId="6BA6750A" w14:textId="7EDFB858" w:rsidR="00CD79BA" w:rsidRDefault="56890BCA" w:rsidP="001F3AF1">
      <w:pPr>
        <w:pStyle w:val="ListParagraph"/>
        <w:numPr>
          <w:ilvl w:val="3"/>
          <w:numId w:val="3"/>
        </w:numPr>
      </w:pPr>
      <w:r>
        <w:t>What kind of information would you like to get during your first visit?</w:t>
      </w:r>
    </w:p>
    <w:p w14:paraId="6BE4F272" w14:textId="77777777" w:rsidR="00CD79BA" w:rsidRDefault="00CD79BA" w:rsidP="00CD79BA">
      <w:pPr>
        <w:pStyle w:val="ListParagraph"/>
      </w:pPr>
    </w:p>
    <w:p w14:paraId="371DA7D6" w14:textId="314C8C0B" w:rsidR="00CD79BA" w:rsidRDefault="56890BCA" w:rsidP="00CD79BA">
      <w:pPr>
        <w:pStyle w:val="ListParagraph"/>
        <w:numPr>
          <w:ilvl w:val="4"/>
          <w:numId w:val="3"/>
        </w:numPr>
      </w:pPr>
      <w:r>
        <w:t>How would you like information presented to you when you are learning about the ways your body might react to contraception? [</w:t>
      </w:r>
      <w:r w:rsidRPr="56890BCA">
        <w:rPr>
          <w:i/>
          <w:iCs/>
        </w:rPr>
        <w:t>PROBE:</w:t>
      </w:r>
      <w:r>
        <w:t xml:space="preserve"> Verbally, the provider uses models and visual diagrams, the provider offers written information to take home] </w:t>
      </w:r>
    </w:p>
    <w:p w14:paraId="5CA7D179" w14:textId="77777777" w:rsidR="00AD6ED1" w:rsidRDefault="00AD6ED1" w:rsidP="00902F4D">
      <w:pPr>
        <w:pStyle w:val="ListParagraph"/>
        <w:ind w:left="2160"/>
      </w:pPr>
    </w:p>
    <w:p w14:paraId="11A9DCA9" w14:textId="16CD226A" w:rsidR="00CD79BA" w:rsidRDefault="56890BCA" w:rsidP="00CD79BA">
      <w:pPr>
        <w:pStyle w:val="ListParagraph"/>
        <w:numPr>
          <w:ilvl w:val="4"/>
          <w:numId w:val="3"/>
        </w:numPr>
      </w:pPr>
      <w:r>
        <w:t>What could the provider do to make sure the information you receive is easy to understand and remember?</w:t>
      </w:r>
    </w:p>
    <w:p w14:paraId="36A2EEE8" w14:textId="77777777" w:rsidR="00CD79BA" w:rsidRDefault="00CD79BA" w:rsidP="00CD79BA"/>
    <w:p w14:paraId="7029D530" w14:textId="4C2B1BD6" w:rsidR="00C10403" w:rsidRDefault="56890BCA" w:rsidP="001F3AF1">
      <w:pPr>
        <w:pStyle w:val="ListParagraph"/>
        <w:numPr>
          <w:ilvl w:val="3"/>
          <w:numId w:val="3"/>
        </w:numPr>
      </w:pPr>
      <w:r>
        <w:t>Would you return to [place mentioned in Question 8] to refill the method once you’ve started it?</w:t>
      </w:r>
    </w:p>
    <w:p w14:paraId="0EE04D86" w14:textId="77777777" w:rsidR="00C10403" w:rsidRDefault="00C10403" w:rsidP="00C10403">
      <w:pPr>
        <w:pStyle w:val="ListParagraph"/>
        <w:ind w:left="1152"/>
      </w:pPr>
    </w:p>
    <w:p w14:paraId="4595C468" w14:textId="0AD8B283" w:rsidR="00C10403" w:rsidRDefault="56890BCA" w:rsidP="00C10403">
      <w:pPr>
        <w:pStyle w:val="ListParagraph"/>
        <w:numPr>
          <w:ilvl w:val="4"/>
          <w:numId w:val="3"/>
        </w:numPr>
      </w:pPr>
      <w:r>
        <w:t xml:space="preserve">Why/why not? </w:t>
      </w:r>
    </w:p>
    <w:p w14:paraId="75B3E6A7" w14:textId="77777777" w:rsidR="00C10403" w:rsidRDefault="00C10403" w:rsidP="00C10403">
      <w:pPr>
        <w:pStyle w:val="ListParagraph"/>
        <w:ind w:left="1152"/>
      </w:pPr>
    </w:p>
    <w:p w14:paraId="5316667A" w14:textId="6A461887" w:rsidR="0060576B" w:rsidRDefault="0060576B" w:rsidP="001E2112">
      <w:pPr>
        <w:pStyle w:val="ListParagraph"/>
        <w:numPr>
          <w:ilvl w:val="3"/>
          <w:numId w:val="3"/>
        </w:numPr>
      </w:pPr>
      <w:r w:rsidRPr="003F7B5F">
        <w:t xml:space="preserve">What </w:t>
      </w:r>
      <w:r>
        <w:t>kind of support would you want from a health care provider in the future after you have started using a new method of contraception?</w:t>
      </w:r>
    </w:p>
    <w:p w14:paraId="1D664358" w14:textId="77777777" w:rsidR="0060576B" w:rsidRDefault="0060576B" w:rsidP="0060576B">
      <w:pPr>
        <w:pStyle w:val="ListParagraph"/>
      </w:pPr>
    </w:p>
    <w:p w14:paraId="77324575" w14:textId="77777777" w:rsidR="0060576B" w:rsidRDefault="0060576B" w:rsidP="001E2112">
      <w:pPr>
        <w:pStyle w:val="ListParagraph"/>
        <w:numPr>
          <w:ilvl w:val="4"/>
          <w:numId w:val="3"/>
        </w:numPr>
      </w:pPr>
      <w:r>
        <w:t>How would you feel if the provider reached out to you directly to see how you are doing after you start using the method?</w:t>
      </w:r>
    </w:p>
    <w:p w14:paraId="5E9F8613" w14:textId="77777777" w:rsidR="0060576B" w:rsidRDefault="0060576B" w:rsidP="0060576B">
      <w:pPr>
        <w:pStyle w:val="ListParagraph"/>
        <w:ind w:left="1800"/>
      </w:pPr>
    </w:p>
    <w:p w14:paraId="28E76863" w14:textId="70A16DE7" w:rsidR="0060576B" w:rsidRDefault="0060576B" w:rsidP="001E2112">
      <w:pPr>
        <w:pStyle w:val="ListParagraph"/>
        <w:numPr>
          <w:ilvl w:val="4"/>
          <w:numId w:val="3"/>
        </w:numPr>
      </w:pPr>
      <w:r>
        <w:t>How would you prefer to have the provider reach out to you? [</w:t>
      </w:r>
      <w:r w:rsidRPr="003F5D3A">
        <w:rPr>
          <w:i/>
          <w:iCs/>
        </w:rPr>
        <w:t>PROBE:</w:t>
      </w:r>
      <w:r>
        <w:t xml:space="preserve"> phone call, SMS, email, CHV</w:t>
      </w:r>
      <w:ins w:id="34" w:author="Kirksey, Kristen" w:date="2023-03-18T21:16:00Z">
        <w:r w:rsidR="00D15779">
          <w:t>/HEW</w:t>
        </w:r>
      </w:ins>
      <w:r>
        <w:t xml:space="preserve"> visit]</w:t>
      </w:r>
    </w:p>
    <w:p w14:paraId="4C21B5B4" w14:textId="77777777" w:rsidR="00CD79BA" w:rsidRDefault="00CD79BA" w:rsidP="00CD79BA">
      <w:pPr>
        <w:pStyle w:val="ListParagraph"/>
      </w:pPr>
    </w:p>
    <w:p w14:paraId="419113BE" w14:textId="15CBAE36" w:rsidR="00CD79BA" w:rsidRDefault="00CD79BA" w:rsidP="001E2112">
      <w:pPr>
        <w:pStyle w:val="ListParagraph"/>
        <w:numPr>
          <w:ilvl w:val="3"/>
          <w:numId w:val="3"/>
        </w:numPr>
      </w:pPr>
      <w:r>
        <w:t>Do you have any other comments to add as we conclude the interview?</w:t>
      </w:r>
    </w:p>
    <w:p w14:paraId="75AF385C" w14:textId="77777777" w:rsidR="00CD79BA" w:rsidRDefault="00CD79BA" w:rsidP="00CD79BA">
      <w:pPr>
        <w:pStyle w:val="ListParagraph"/>
      </w:pPr>
    </w:p>
    <w:p w14:paraId="5E12278B" w14:textId="77777777" w:rsidR="00CD79BA" w:rsidRDefault="00CD79BA" w:rsidP="00CD79BA"/>
    <w:p w14:paraId="7983DEBA" w14:textId="77777777" w:rsidR="00CD79BA" w:rsidRPr="00C92681" w:rsidRDefault="00CD79BA" w:rsidP="00CD79BA">
      <w:pPr>
        <w:spacing w:line="360" w:lineRule="auto"/>
        <w:jc w:val="center"/>
        <w:rPr>
          <w:rFonts w:cs="Calibri"/>
          <w:i/>
        </w:rPr>
      </w:pPr>
      <w:r w:rsidRPr="00C92681">
        <w:rPr>
          <w:rFonts w:cs="Calibri"/>
          <w:i/>
        </w:rPr>
        <w:t xml:space="preserve">Thank you for participating in this study. We appreciate your time.  </w:t>
      </w:r>
    </w:p>
    <w:p w14:paraId="5304809A" w14:textId="77777777" w:rsidR="00CD79BA" w:rsidRDefault="00CD79BA" w:rsidP="00CD79BA">
      <w:pPr>
        <w:pStyle w:val="Style1"/>
        <w:numPr>
          <w:ilvl w:val="0"/>
          <w:numId w:val="0"/>
        </w:numPr>
        <w:ind w:left="630" w:hanging="360"/>
        <w:jc w:val="center"/>
        <w:rPr>
          <w:rFonts w:cs="Calibri"/>
          <w:b/>
        </w:rPr>
      </w:pPr>
    </w:p>
    <w:p w14:paraId="6EC677AC" w14:textId="77777777" w:rsidR="00CD79BA" w:rsidRDefault="00CD79BA" w:rsidP="00CD79BA">
      <w:pPr>
        <w:pStyle w:val="Style1"/>
        <w:numPr>
          <w:ilvl w:val="0"/>
          <w:numId w:val="0"/>
        </w:numPr>
        <w:ind w:left="630" w:hanging="360"/>
        <w:jc w:val="center"/>
      </w:pPr>
      <w:r w:rsidRPr="00C92681">
        <w:rPr>
          <w:rFonts w:cs="Calibri"/>
          <w:b/>
        </w:rPr>
        <w:t>TURN OFF</w:t>
      </w:r>
      <w:r>
        <w:rPr>
          <w:rFonts w:cs="Calibri"/>
          <w:b/>
        </w:rPr>
        <w:t xml:space="preserve"> RECORDER</w:t>
      </w:r>
    </w:p>
    <w:p w14:paraId="603E8B06" w14:textId="0B4EFA6D" w:rsidR="00CD79BA" w:rsidRDefault="00CD79BA" w:rsidP="00C10403">
      <w:pPr>
        <w:pStyle w:val="ListParagraph"/>
        <w:ind w:left="1152"/>
      </w:pPr>
    </w:p>
    <w:sectPr w:rsidR="00CD79BA" w:rsidSect="000A187A">
      <w:headerReference w:type="default" r:id="rId11"/>
      <w:footerReference w:type="even"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Ewenat Gebrehanna" w:date="2023-03-06T19:44:00Z" w:initials="EG">
    <w:p w14:paraId="7E36F71E" w14:textId="150ED14A" w:rsidR="4B05AAD6" w:rsidRDefault="4B05AAD6">
      <w:pPr>
        <w:pStyle w:val="CommentText"/>
      </w:pPr>
      <w:r>
        <w:t>Makes sense to ask them what they know before asking any details.</w:t>
      </w:r>
      <w:r>
        <w:rPr>
          <w:rStyle w:val="CommentReference"/>
        </w:rPr>
        <w:annotationRef/>
      </w:r>
      <w:r>
        <w:rPr>
          <w:rStyle w:val="CommentReference"/>
        </w:rPr>
        <w:annotationRef/>
      </w:r>
    </w:p>
  </w:comment>
  <w:comment w:id="14" w:author="Ewenat Gebrehanna" w:date="2023-03-06T19:47:00Z" w:initials="EG">
    <w:p w14:paraId="155BB404" w14:textId="3E50E6DA" w:rsidR="5E5801EE" w:rsidRDefault="5E5801EE">
      <w:pPr>
        <w:pStyle w:val="CommentText"/>
      </w:pPr>
      <w:r>
        <w:t>This assumes the women know the difference between hormonal and non-hormonal contraception. May be it is better to ask them about the their expectation from the different categories of contraception by naming them based on what they know.</w:t>
      </w:r>
      <w:r>
        <w:rPr>
          <w:rStyle w:val="CommentReference"/>
        </w:rPr>
        <w:annotationRef/>
      </w:r>
      <w:r>
        <w:rPr>
          <w:rStyle w:val="CommentReference"/>
        </w:rPr>
        <w:annotationRef/>
      </w:r>
    </w:p>
  </w:comment>
  <w:comment w:id="17" w:author="Ewenat Gebrehanna" w:date="2023-03-06T19:49:00Z" w:initials="EG">
    <w:p w14:paraId="5B1B92E8" w14:textId="0E107D60" w:rsidR="0AB8940E" w:rsidRDefault="0AB8940E">
      <w:pPr>
        <w:pStyle w:val="CommentText"/>
      </w:pPr>
      <w:r>
        <w:t>another reason to be specific with methods is women may not have the same fear, misconception or understanding towards all hormonal contraceptive.</w:t>
      </w:r>
      <w:r>
        <w:rPr>
          <w:rStyle w:val="CommentReference"/>
        </w:rPr>
        <w:annotationRef/>
      </w:r>
      <w:r>
        <w:rPr>
          <w:rStyle w:val="CommentReference"/>
        </w:rPr>
        <w:annotationRef/>
      </w:r>
    </w:p>
  </w:comment>
  <w:comment w:id="21" w:author="Ewenat Gebrehanna" w:date="2023-03-06T19:53:00Z" w:initials="EG">
    <w:p w14:paraId="57C98CBA" w14:textId="646036B6" w:rsidR="1AE6E416" w:rsidRDefault="1AE6E416">
      <w:pPr>
        <w:pStyle w:val="CommentText"/>
      </w:pPr>
      <w:r>
        <w:t>replace this with 'contraceptives like ( give examples of hormonal contraceptive they mentioned)'</w:t>
      </w:r>
      <w:r>
        <w:rPr>
          <w:rStyle w:val="CommentReference"/>
        </w:rPr>
        <w:annotationRef/>
      </w:r>
      <w:r>
        <w:rPr>
          <w:rStyle w:val="CommentReference"/>
        </w:rPr>
        <w:annotationRef/>
      </w:r>
    </w:p>
  </w:comment>
  <w:comment w:id="22" w:author="Ewenat Gebrehanna" w:date="2023-03-06T20:02:00Z" w:initials="EG">
    <w:p w14:paraId="181F9C3D" w14:textId="7A9C85FA" w:rsidR="045B24D9" w:rsidRDefault="045B24D9">
      <w:pPr>
        <w:pStyle w:val="CommentText"/>
      </w:pPr>
      <w:r>
        <w:t>What is the woman has never been counseled or used contraception before?</w:t>
      </w:r>
      <w:r>
        <w:rPr>
          <w:rStyle w:val="CommentReference"/>
        </w:rPr>
        <w:annotationRef/>
      </w:r>
      <w:r>
        <w:rPr>
          <w:rStyle w:val="CommentReference"/>
        </w:rPr>
        <w:annotationRef/>
      </w:r>
    </w:p>
    <w:p w14:paraId="5400A134" w14:textId="17C9087E" w:rsidR="045B24D9" w:rsidRDefault="045B24D9">
      <w:pPr>
        <w:pStyle w:val="CommentText"/>
      </w:pPr>
    </w:p>
    <w:p w14:paraId="53EF2D40" w14:textId="6F902E05" w:rsidR="045B24D9" w:rsidRDefault="045B24D9">
      <w:pPr>
        <w:pStyle w:val="CommentText"/>
      </w:pPr>
      <w:r>
        <w:t>In our inclusion criteria  we haven't specified this  as a recruitment criteria.</w:t>
      </w:r>
    </w:p>
  </w:comment>
  <w:comment w:id="32" w:author="Ewenat Gebrehanna" w:date="2023-03-06T19:56:00Z" w:initials="EG">
    <w:p w14:paraId="356343A1" w14:textId="17149713" w:rsidR="1E969F6C" w:rsidRDefault="1E969F6C">
      <w:pPr>
        <w:pStyle w:val="CommentText"/>
      </w:pPr>
      <w:r>
        <w:t xml:space="preserve">Copper IDU , condom, sterilization (male and female) are provided in the health facilities. May be we need to mention these in this question.  </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36F71E" w15:done="1"/>
  <w15:commentEx w15:paraId="155BB404" w15:done="1"/>
  <w15:commentEx w15:paraId="5B1B92E8" w15:done="1"/>
  <w15:commentEx w15:paraId="57C98CBA" w15:done="1"/>
  <w15:commentEx w15:paraId="53EF2D40" w15:done="1"/>
  <w15:commentEx w15:paraId="356343A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FE84D25" w16cex:dateUtc="2023-03-06T16:44:00Z"/>
  <w16cex:commentExtensible w16cex:durableId="4628C6D4" w16cex:dateUtc="2023-03-06T16:47:00Z"/>
  <w16cex:commentExtensible w16cex:durableId="7AE75009" w16cex:dateUtc="2023-03-06T16:49:00Z">
    <w16cex:extLst>
      <w16:ext xmlns="" w16:uri="{CE6994B0-6A32-4C9F-8C6B-6E91EDA988CE}">
        <cr:reactions xmlns:cr="http://schemas.microsoft.com/office/comments/2020/reactions">
          <cr:reaction reactionType="1">
            <cr:reactionInfo dateUtc="2023-03-07T18:04:23.637Z">
              <cr:user userId="" userProvider="" userName="Kristen Kirksey"/>
            </cr:reactionInfo>
          </cr:reaction>
        </cr:reactions>
      </w16:ext>
    </w16cex:extLst>
  </w16cex:commentExtensible>
  <w16cex:commentExtensible w16cex:durableId="68F8DAA9" w16cex:dateUtc="2023-03-06T16:53:00Z"/>
  <w16cex:commentExtensible w16cex:durableId="565EF9A1" w16cex:dateUtc="2023-03-06T17:02:00Z"/>
  <w16cex:commentExtensible w16cex:durableId="2B0CB692" w16cex:dateUtc="2023-03-06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36F71E" w16cid:durableId="4FE84D25"/>
  <w16cid:commentId w16cid:paraId="155BB404" w16cid:durableId="4628C6D4"/>
  <w16cid:commentId w16cid:paraId="5B1B92E8" w16cid:durableId="7AE75009"/>
  <w16cid:commentId w16cid:paraId="57C98CBA" w16cid:durableId="68F8DAA9"/>
  <w16cid:commentId w16cid:paraId="53EF2D40" w16cid:durableId="565EF9A1"/>
  <w16cid:commentId w16cid:paraId="356343A1" w16cid:durableId="2B0CB6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8EB8B" w14:textId="77777777" w:rsidR="00AE37D3" w:rsidRDefault="00AE37D3" w:rsidP="00E44A81">
      <w:r>
        <w:separator/>
      </w:r>
    </w:p>
  </w:endnote>
  <w:endnote w:type="continuationSeparator" w:id="0">
    <w:p w14:paraId="70B24DEA" w14:textId="77777777" w:rsidR="00AE37D3" w:rsidRDefault="00AE37D3" w:rsidP="00E44A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9E6A1D" w14:textId="56A44687" w:rsidR="001533AF" w:rsidRDefault="001533AF" w:rsidP="000674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77293D7" w14:textId="77777777" w:rsidR="001533AF" w:rsidRDefault="001533AF" w:rsidP="001533A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62929318"/>
      <w:docPartObj>
        <w:docPartGallery w:val="Page Numbers (Bottom of Page)"/>
        <w:docPartUnique/>
      </w:docPartObj>
    </w:sdtPr>
    <w:sdtContent>
      <w:p w14:paraId="4E6C523E" w14:textId="27E76D8C" w:rsidR="001533AF" w:rsidRDefault="001533AF" w:rsidP="000674B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241B93E" w14:textId="77777777" w:rsidR="001533AF" w:rsidRDefault="001533AF" w:rsidP="001533A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4A830" w14:textId="77777777" w:rsidR="00AE37D3" w:rsidRDefault="00AE37D3" w:rsidP="00E44A81">
      <w:r>
        <w:separator/>
      </w:r>
    </w:p>
  </w:footnote>
  <w:footnote w:type="continuationSeparator" w:id="0">
    <w:p w14:paraId="6A94F907" w14:textId="77777777" w:rsidR="00AE37D3" w:rsidRDefault="00AE37D3" w:rsidP="00E44A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B9A4A" w14:textId="25416163" w:rsidR="002817A8" w:rsidRDefault="00E44A81" w:rsidP="00E44A81">
    <w:pPr>
      <w:rPr>
        <w:b/>
        <w:bCs/>
      </w:rPr>
    </w:pPr>
    <w:r w:rsidRPr="001A7B1C">
      <w:rPr>
        <w:b/>
        <w:bCs/>
      </w:rPr>
      <w:t xml:space="preserve">Improving FP Counseling &amp; Follow-up In-Depth Interview Field Guide, VERSION </w:t>
    </w:r>
    <w:ins w:id="35" w:author="Kirksey, Kristen" w:date="2023-03-21T12:10:00Z">
      <w:r w:rsidR="001E2112">
        <w:rPr>
          <w:b/>
          <w:bCs/>
        </w:rPr>
        <w:t>5</w:t>
      </w:r>
    </w:ins>
    <w:del w:id="36" w:author="Kirksey, Kristen" w:date="2023-03-18T20:48:00Z">
      <w:r w:rsidR="00AA3E34" w:rsidDel="00687D5C">
        <w:rPr>
          <w:b/>
          <w:bCs/>
        </w:rPr>
        <w:delText>3</w:delText>
      </w:r>
    </w:del>
    <w:r w:rsidRPr="001A7B1C">
      <w:rPr>
        <w:b/>
        <w:bCs/>
      </w:rPr>
      <w:t xml:space="preserve"> </w:t>
    </w:r>
  </w:p>
  <w:p w14:paraId="04ABB092" w14:textId="285B2962" w:rsidR="00E44A81" w:rsidRPr="001A7B1C" w:rsidRDefault="00E44A81" w:rsidP="00E44A81">
    <w:pPr>
      <w:rPr>
        <w:b/>
        <w:bCs/>
      </w:rPr>
    </w:pPr>
    <w:r w:rsidRPr="001A7B1C">
      <w:rPr>
        <w:b/>
        <w:bCs/>
      </w:rPr>
      <w:t xml:space="preserve">DATED </w:t>
    </w:r>
    <w:del w:id="37" w:author="Kirksey, Kristen" w:date="2023-03-18T20:48:00Z">
      <w:r w:rsidR="00AA3E34" w:rsidDel="00687D5C">
        <w:rPr>
          <w:b/>
          <w:bCs/>
        </w:rPr>
        <w:delText>18 MARCH</w:delText>
      </w:r>
    </w:del>
    <w:ins w:id="38" w:author="Kirksey, Kristen" w:date="2023-03-20T11:54:00Z">
      <w:r w:rsidR="00132D5F">
        <w:rPr>
          <w:b/>
          <w:bCs/>
        </w:rPr>
        <w:t>2</w:t>
      </w:r>
    </w:ins>
    <w:ins w:id="39" w:author="Kirksey, Kristen" w:date="2023-03-21T12:10:00Z">
      <w:r w:rsidR="001E2112">
        <w:rPr>
          <w:b/>
          <w:bCs/>
        </w:rPr>
        <w:t>1</w:t>
      </w:r>
    </w:ins>
    <w:ins w:id="40" w:author="Kirksey, Kristen" w:date="2023-03-18T20:48:00Z">
      <w:r w:rsidR="00687D5C">
        <w:rPr>
          <w:b/>
          <w:bCs/>
        </w:rPr>
        <w:t xml:space="preserve"> MARCH</w:t>
      </w:r>
    </w:ins>
    <w:r w:rsidR="002817A8">
      <w:rPr>
        <w:b/>
        <w:bCs/>
      </w:rPr>
      <w:t xml:space="preserve"> 2023</w:t>
    </w:r>
    <w:r>
      <w:rPr>
        <w:b/>
        <w:bCs/>
      </w:rPr>
      <w:t xml:space="preserve">: </w:t>
    </w:r>
    <w:del w:id="41" w:author="Kirksey, Kristen" w:date="2023-03-20T11:54:00Z">
      <w:r w:rsidR="0024533C" w:rsidDel="00132D5F">
        <w:rPr>
          <w:b/>
          <w:bCs/>
        </w:rPr>
        <w:delText xml:space="preserve">HORMONAL </w:delText>
      </w:r>
    </w:del>
    <w:r>
      <w:rPr>
        <w:b/>
        <w:bCs/>
      </w:rPr>
      <w:t xml:space="preserve">CONTRACEPTIVE NON-USER </w:t>
    </w:r>
    <w:ins w:id="42" w:author="Kirksey, Kristen" w:date="2023-03-21T12:10:00Z">
      <w:r w:rsidR="001E2112">
        <w:rPr>
          <w:b/>
          <w:bCs/>
        </w:rPr>
        <w:t>AND HORMONAL CONTRACEPTIVE NON-USER</w:t>
      </w:r>
    </w:ins>
  </w:p>
  <w:p w14:paraId="04B61268" w14:textId="77777777" w:rsidR="00E44A81" w:rsidRDefault="00E44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00884"/>
    <w:multiLevelType w:val="hybridMultilevel"/>
    <w:tmpl w:val="90F8ED76"/>
    <w:lvl w:ilvl="0" w:tplc="7ABAAEB6">
      <w:start w:val="1"/>
      <w:numFmt w:val="decimal"/>
      <w:lvlText w:val="%1."/>
      <w:lvlJc w:val="left"/>
      <w:pPr>
        <w:ind w:left="360" w:hanging="360"/>
      </w:pPr>
      <w:rPr>
        <w:rFonts w:hint="default"/>
        <w:b/>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522BB5"/>
    <w:multiLevelType w:val="hybridMultilevel"/>
    <w:tmpl w:val="5AA8344E"/>
    <w:lvl w:ilvl="0" w:tplc="E3EEBDAE">
      <w:start w:val="1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18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9E53D5"/>
    <w:multiLevelType w:val="hybridMultilevel"/>
    <w:tmpl w:val="C8A63B4A"/>
    <w:lvl w:ilvl="0" w:tplc="7F72B168">
      <w:start w:val="1"/>
      <w:numFmt w:val="lowerLetter"/>
      <w:lvlText w:val="%1."/>
      <w:lvlJc w:val="lef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955081"/>
    <w:multiLevelType w:val="hybridMultilevel"/>
    <w:tmpl w:val="1ED42EBA"/>
    <w:lvl w:ilvl="0" w:tplc="7F72B168">
      <w:start w:val="1"/>
      <w:numFmt w:val="lowerLetter"/>
      <w:lvlText w:val="%1."/>
      <w:lvlJc w:val="left"/>
      <w:pPr>
        <w:ind w:left="810" w:hanging="360"/>
      </w:pPr>
      <w:rPr>
        <w:b w:val="0"/>
        <w:i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21F2B8B8">
      <w:start w:val="1"/>
      <w:numFmt w:val="decimal"/>
      <w:lvlText w:val="%4."/>
      <w:lvlJc w:val="left"/>
      <w:pPr>
        <w:ind w:left="1152" w:hanging="432"/>
      </w:pPr>
      <w:rPr>
        <w:rFonts w:hint="default"/>
      </w:rPr>
    </w:lvl>
    <w:lvl w:ilvl="4" w:tplc="B3BE2D6A">
      <w:start w:val="1"/>
      <w:numFmt w:val="lowerLetter"/>
      <w:lvlText w:val="%5."/>
      <w:lvlJc w:val="left"/>
      <w:pPr>
        <w:ind w:left="2160" w:hanging="720"/>
      </w:pPr>
      <w:rPr>
        <w:rFonts w:hint="default"/>
      </w:rPr>
    </w:lvl>
    <w:lvl w:ilvl="5" w:tplc="207A40A8">
      <w:start w:val="1"/>
      <w:numFmt w:val="lowerRoman"/>
      <w:lvlText w:val="%6."/>
      <w:lvlJc w:val="right"/>
      <w:pPr>
        <w:ind w:left="2880" w:hanging="360"/>
      </w:pPr>
      <w:rPr>
        <w:rFonts w:hint="default"/>
      </w:rPr>
    </w:lvl>
    <w:lvl w:ilvl="6" w:tplc="5E88112E">
      <w:start w:val="1"/>
      <w:numFmt w:val="decimal"/>
      <w:lvlText w:val="%7."/>
      <w:lvlJc w:val="left"/>
      <w:pPr>
        <w:ind w:left="3240" w:hanging="360"/>
      </w:pPr>
      <w:rPr>
        <w:rFonts w:hint="default"/>
      </w:r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5D91574"/>
    <w:multiLevelType w:val="hybridMultilevel"/>
    <w:tmpl w:val="61567E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5E4907"/>
    <w:multiLevelType w:val="multilevel"/>
    <w:tmpl w:val="1F7C322E"/>
    <w:lvl w:ilvl="0">
      <w:start w:val="1"/>
      <w:numFmt w:val="decimal"/>
      <w:lvlText w:val="%1."/>
      <w:lvlJc w:val="left"/>
      <w:pPr>
        <w:ind w:left="360" w:hanging="360"/>
      </w:pPr>
      <w:rPr>
        <w:b/>
        <w:i w:val="0"/>
        <w:iCs w:val="0"/>
      </w:rPr>
    </w:lvl>
    <w:lvl w:ilvl="1">
      <w:start w:val="1"/>
      <w:numFmt w:val="lowerLetter"/>
      <w:pStyle w:val="Style1"/>
      <w:lvlText w:val="%2."/>
      <w:lvlJc w:val="left"/>
      <w:pPr>
        <w:ind w:left="3054" w:hanging="360"/>
      </w:pPr>
      <w:rPr>
        <w:b w:val="0"/>
        <w:bCs/>
        <w:i w:val="0"/>
        <w:iCs w:val="0"/>
      </w:rPr>
    </w:lvl>
    <w:lvl w:ilvl="2">
      <w:start w:val="1"/>
      <w:numFmt w:val="lowerLetter"/>
      <w:lvlText w:val="%3."/>
      <w:lvlJc w:val="left"/>
      <w:pPr>
        <w:ind w:left="1170" w:hanging="360"/>
      </w:pPr>
      <w:rPr>
        <w:b w:val="0"/>
        <w:i w:val="0"/>
      </w:rPr>
    </w:lvl>
    <w:lvl w:ilvl="3">
      <w:start w:val="1"/>
      <w:numFmt w:val="lowerRoman"/>
      <w:lvlText w:val="%4."/>
      <w:lvlJc w:val="right"/>
      <w:pPr>
        <w:ind w:left="1440" w:hanging="360"/>
      </w:pPr>
      <w:rPr>
        <w:color w:val="000000"/>
      </w:rPr>
    </w:lvl>
    <w:lvl w:ilvl="4">
      <w:start w:val="1"/>
      <w:numFmt w:val="lowerRoman"/>
      <w:lvlText w:val="%5."/>
      <w:lvlJc w:val="righ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9DD7685"/>
    <w:multiLevelType w:val="hybridMultilevel"/>
    <w:tmpl w:val="C8A63B4A"/>
    <w:lvl w:ilvl="0" w:tplc="7F72B168">
      <w:start w:val="1"/>
      <w:numFmt w:val="lowerLetter"/>
      <w:lvlText w:val="%1."/>
      <w:lvlJc w:val="left"/>
      <w:pPr>
        <w:ind w:left="720" w:hanging="360"/>
      </w:pPr>
      <w:rPr>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2041E2"/>
    <w:multiLevelType w:val="hybridMultilevel"/>
    <w:tmpl w:val="85EC2576"/>
    <w:lvl w:ilvl="0" w:tplc="21F2B8B8">
      <w:start w:val="1"/>
      <w:numFmt w:val="decimal"/>
      <w:lvlText w:val="%1."/>
      <w:lvlJc w:val="left"/>
      <w:pPr>
        <w:ind w:left="115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0804776">
    <w:abstractNumId w:val="0"/>
  </w:num>
  <w:num w:numId="2" w16cid:durableId="1779832711">
    <w:abstractNumId w:val="6"/>
  </w:num>
  <w:num w:numId="3" w16cid:durableId="950093314">
    <w:abstractNumId w:val="3"/>
  </w:num>
  <w:num w:numId="4" w16cid:durableId="1875265869">
    <w:abstractNumId w:val="2"/>
  </w:num>
  <w:num w:numId="5" w16cid:durableId="1455975549">
    <w:abstractNumId w:val="4"/>
  </w:num>
  <w:num w:numId="6" w16cid:durableId="1240750363">
    <w:abstractNumId w:val="5"/>
  </w:num>
  <w:num w:numId="7" w16cid:durableId="456410962">
    <w:abstractNumId w:val="1"/>
  </w:num>
  <w:num w:numId="8" w16cid:durableId="190552940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rksey, Kristen">
    <w15:presenceInfo w15:providerId="AD" w15:userId="S::kristen.kirksey@ucsf.edu::544058d7-19ad-4c03-aebf-c06283d89e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A81"/>
    <w:rsid w:val="0001602A"/>
    <w:rsid w:val="00072C04"/>
    <w:rsid w:val="00076846"/>
    <w:rsid w:val="000A187A"/>
    <w:rsid w:val="000A1C18"/>
    <w:rsid w:val="000B379A"/>
    <w:rsid w:val="000B38B2"/>
    <w:rsid w:val="00132D5F"/>
    <w:rsid w:val="001533AF"/>
    <w:rsid w:val="001824F1"/>
    <w:rsid w:val="001E2112"/>
    <w:rsid w:val="001E5543"/>
    <w:rsid w:val="001F3AF1"/>
    <w:rsid w:val="002329BA"/>
    <w:rsid w:val="0024533C"/>
    <w:rsid w:val="00246963"/>
    <w:rsid w:val="00250397"/>
    <w:rsid w:val="002718EF"/>
    <w:rsid w:val="002817A8"/>
    <w:rsid w:val="0028485A"/>
    <w:rsid w:val="002A07A9"/>
    <w:rsid w:val="002D232A"/>
    <w:rsid w:val="002E28B3"/>
    <w:rsid w:val="00300588"/>
    <w:rsid w:val="00371EDD"/>
    <w:rsid w:val="003732B6"/>
    <w:rsid w:val="00373C76"/>
    <w:rsid w:val="003768CE"/>
    <w:rsid w:val="003B7B0B"/>
    <w:rsid w:val="00404F58"/>
    <w:rsid w:val="00416CE2"/>
    <w:rsid w:val="00422901"/>
    <w:rsid w:val="00442195"/>
    <w:rsid w:val="004430C4"/>
    <w:rsid w:val="0044661D"/>
    <w:rsid w:val="00454346"/>
    <w:rsid w:val="00491D85"/>
    <w:rsid w:val="004C7B8A"/>
    <w:rsid w:val="00510C40"/>
    <w:rsid w:val="00525FFF"/>
    <w:rsid w:val="005539DB"/>
    <w:rsid w:val="0060576B"/>
    <w:rsid w:val="00645C0F"/>
    <w:rsid w:val="00686E2B"/>
    <w:rsid w:val="00687D5C"/>
    <w:rsid w:val="00696FCB"/>
    <w:rsid w:val="00770D22"/>
    <w:rsid w:val="007B3D4A"/>
    <w:rsid w:val="00833ADE"/>
    <w:rsid w:val="00876E80"/>
    <w:rsid w:val="00885DC6"/>
    <w:rsid w:val="00890183"/>
    <w:rsid w:val="008B223B"/>
    <w:rsid w:val="009028E3"/>
    <w:rsid w:val="00902F4D"/>
    <w:rsid w:val="0091057F"/>
    <w:rsid w:val="00960251"/>
    <w:rsid w:val="00963EC5"/>
    <w:rsid w:val="009658FF"/>
    <w:rsid w:val="00967B83"/>
    <w:rsid w:val="00985565"/>
    <w:rsid w:val="009948FE"/>
    <w:rsid w:val="00A03753"/>
    <w:rsid w:val="00A04395"/>
    <w:rsid w:val="00A96443"/>
    <w:rsid w:val="00AA3E34"/>
    <w:rsid w:val="00AB734F"/>
    <w:rsid w:val="00AD6ED1"/>
    <w:rsid w:val="00AE37D3"/>
    <w:rsid w:val="00BA0218"/>
    <w:rsid w:val="00BD00C6"/>
    <w:rsid w:val="00BF250E"/>
    <w:rsid w:val="00C10403"/>
    <w:rsid w:val="00CD79BA"/>
    <w:rsid w:val="00CE7399"/>
    <w:rsid w:val="00D0393C"/>
    <w:rsid w:val="00D15779"/>
    <w:rsid w:val="00D165F7"/>
    <w:rsid w:val="00D336FD"/>
    <w:rsid w:val="00D62F92"/>
    <w:rsid w:val="00D657FF"/>
    <w:rsid w:val="00D65C7C"/>
    <w:rsid w:val="00D831EA"/>
    <w:rsid w:val="00DB0792"/>
    <w:rsid w:val="00DB62FC"/>
    <w:rsid w:val="00DD5ED0"/>
    <w:rsid w:val="00E0650E"/>
    <w:rsid w:val="00E21048"/>
    <w:rsid w:val="00E26B01"/>
    <w:rsid w:val="00E44A81"/>
    <w:rsid w:val="00E717FC"/>
    <w:rsid w:val="00E76710"/>
    <w:rsid w:val="00E802C4"/>
    <w:rsid w:val="00E8287F"/>
    <w:rsid w:val="00E87458"/>
    <w:rsid w:val="00EA0FF9"/>
    <w:rsid w:val="00EB35CB"/>
    <w:rsid w:val="00F80101"/>
    <w:rsid w:val="00F8040C"/>
    <w:rsid w:val="00FF367A"/>
    <w:rsid w:val="00FF6E4A"/>
    <w:rsid w:val="045B24D9"/>
    <w:rsid w:val="0AB8940E"/>
    <w:rsid w:val="1AE6E416"/>
    <w:rsid w:val="1E969F6C"/>
    <w:rsid w:val="269140C3"/>
    <w:rsid w:val="389454C4"/>
    <w:rsid w:val="4B05AAD6"/>
    <w:rsid w:val="56890BCA"/>
    <w:rsid w:val="5E5801EE"/>
    <w:rsid w:val="644A7B95"/>
    <w:rsid w:val="6C223C17"/>
    <w:rsid w:val="7EF48C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DB9D6"/>
  <w15:chartTrackingRefBased/>
  <w15:docId w15:val="{08635EAC-1CF3-E147-88BA-8DA1573DA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4A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Graphic"/>
    <w:basedOn w:val="Normal"/>
    <w:link w:val="ListParagraphChar"/>
    <w:uiPriority w:val="34"/>
    <w:qFormat/>
    <w:rsid w:val="00E44A81"/>
    <w:pPr>
      <w:ind w:left="720"/>
      <w:contextualSpacing/>
    </w:pPr>
    <w:rPr>
      <w:rFonts w:ascii="Calibri" w:eastAsia="DengXian" w:hAnsi="Calibri" w:cs="Times New Roman"/>
    </w:rPr>
  </w:style>
  <w:style w:type="character" w:customStyle="1" w:styleId="ListParagraphChar">
    <w:name w:val="List Paragraph Char"/>
    <w:aliases w:val="Bullet List Char,FooterText Char,List Paragraph1 Char,Graphic Char"/>
    <w:basedOn w:val="DefaultParagraphFont"/>
    <w:link w:val="ListParagraph"/>
    <w:uiPriority w:val="34"/>
    <w:locked/>
    <w:rsid w:val="00E44A81"/>
    <w:rPr>
      <w:rFonts w:ascii="Calibri" w:eastAsia="DengXian" w:hAnsi="Calibri" w:cs="Times New Roman"/>
    </w:rPr>
  </w:style>
  <w:style w:type="paragraph" w:styleId="Header">
    <w:name w:val="header"/>
    <w:basedOn w:val="Normal"/>
    <w:link w:val="HeaderChar"/>
    <w:uiPriority w:val="99"/>
    <w:unhideWhenUsed/>
    <w:rsid w:val="00E44A81"/>
    <w:pPr>
      <w:tabs>
        <w:tab w:val="center" w:pos="4680"/>
        <w:tab w:val="right" w:pos="9360"/>
      </w:tabs>
    </w:pPr>
  </w:style>
  <w:style w:type="character" w:customStyle="1" w:styleId="HeaderChar">
    <w:name w:val="Header Char"/>
    <w:basedOn w:val="DefaultParagraphFont"/>
    <w:link w:val="Header"/>
    <w:uiPriority w:val="99"/>
    <w:rsid w:val="00E44A81"/>
  </w:style>
  <w:style w:type="paragraph" w:styleId="Footer">
    <w:name w:val="footer"/>
    <w:basedOn w:val="Normal"/>
    <w:link w:val="FooterChar"/>
    <w:uiPriority w:val="99"/>
    <w:unhideWhenUsed/>
    <w:rsid w:val="00E44A81"/>
    <w:pPr>
      <w:tabs>
        <w:tab w:val="center" w:pos="4680"/>
        <w:tab w:val="right" w:pos="9360"/>
      </w:tabs>
    </w:pPr>
  </w:style>
  <w:style w:type="character" w:customStyle="1" w:styleId="FooterChar">
    <w:name w:val="Footer Char"/>
    <w:basedOn w:val="DefaultParagraphFont"/>
    <w:link w:val="Footer"/>
    <w:uiPriority w:val="99"/>
    <w:rsid w:val="00E44A81"/>
  </w:style>
  <w:style w:type="character" w:styleId="CommentReference">
    <w:name w:val="annotation reference"/>
    <w:basedOn w:val="DefaultParagraphFont"/>
    <w:uiPriority w:val="99"/>
    <w:semiHidden/>
    <w:unhideWhenUsed/>
    <w:rsid w:val="001533AF"/>
    <w:rPr>
      <w:sz w:val="16"/>
      <w:szCs w:val="16"/>
    </w:rPr>
  </w:style>
  <w:style w:type="paragraph" w:styleId="CommentText">
    <w:name w:val="annotation text"/>
    <w:basedOn w:val="Normal"/>
    <w:link w:val="CommentTextChar"/>
    <w:uiPriority w:val="99"/>
    <w:unhideWhenUsed/>
    <w:rsid w:val="001533AF"/>
    <w:rPr>
      <w:sz w:val="20"/>
      <w:szCs w:val="20"/>
    </w:rPr>
  </w:style>
  <w:style w:type="character" w:customStyle="1" w:styleId="CommentTextChar">
    <w:name w:val="Comment Text Char"/>
    <w:basedOn w:val="DefaultParagraphFont"/>
    <w:link w:val="CommentText"/>
    <w:uiPriority w:val="99"/>
    <w:rsid w:val="001533AF"/>
    <w:rPr>
      <w:sz w:val="20"/>
      <w:szCs w:val="20"/>
    </w:rPr>
  </w:style>
  <w:style w:type="paragraph" w:styleId="CommentSubject">
    <w:name w:val="annotation subject"/>
    <w:basedOn w:val="CommentText"/>
    <w:next w:val="CommentText"/>
    <w:link w:val="CommentSubjectChar"/>
    <w:uiPriority w:val="99"/>
    <w:semiHidden/>
    <w:unhideWhenUsed/>
    <w:rsid w:val="001533AF"/>
    <w:rPr>
      <w:b/>
      <w:bCs/>
    </w:rPr>
  </w:style>
  <w:style w:type="character" w:customStyle="1" w:styleId="CommentSubjectChar">
    <w:name w:val="Comment Subject Char"/>
    <w:basedOn w:val="CommentTextChar"/>
    <w:link w:val="CommentSubject"/>
    <w:uiPriority w:val="99"/>
    <w:semiHidden/>
    <w:rsid w:val="001533AF"/>
    <w:rPr>
      <w:b/>
      <w:bCs/>
      <w:sz w:val="20"/>
      <w:szCs w:val="20"/>
    </w:rPr>
  </w:style>
  <w:style w:type="character" w:styleId="PageNumber">
    <w:name w:val="page number"/>
    <w:basedOn w:val="DefaultParagraphFont"/>
    <w:uiPriority w:val="99"/>
    <w:semiHidden/>
    <w:unhideWhenUsed/>
    <w:rsid w:val="001533AF"/>
  </w:style>
  <w:style w:type="paragraph" w:customStyle="1" w:styleId="Style1">
    <w:name w:val="Style1"/>
    <w:basedOn w:val="ListParagraph"/>
    <w:qFormat/>
    <w:rsid w:val="00CD79BA"/>
    <w:pPr>
      <w:numPr>
        <w:ilvl w:val="1"/>
        <w:numId w:val="6"/>
      </w:numPr>
      <w:ind w:left="630"/>
    </w:pPr>
  </w:style>
  <w:style w:type="paragraph" w:styleId="Revision">
    <w:name w:val="Revision"/>
    <w:hidden/>
    <w:uiPriority w:val="99"/>
    <w:semiHidden/>
    <w:rsid w:val="00A03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1299</Words>
  <Characters>7407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Suchman, Lauren</dc:creator>
  <cp:keywords/>
  <dc:description/>
  <cp:lastModifiedBy>Kirksey, Kristen</cp:lastModifiedBy>
  <cp:revision>4</cp:revision>
  <dcterms:created xsi:type="dcterms:W3CDTF">2023-03-20T18:56:00Z</dcterms:created>
  <dcterms:modified xsi:type="dcterms:W3CDTF">2023-03-21T19:14:00Z</dcterms:modified>
</cp:coreProperties>
</file>