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1D49" w:rsidP="003F1D49" w:rsidRDefault="003F1D49" w14:paraId="2EB4EFB4" w14:textId="6E5CA6C0"/>
    <w:p w:rsidRPr="003F1D49" w:rsidR="003F1D49" w:rsidP="003F1D49" w:rsidRDefault="003F1D49" w14:paraId="12A8877C" w14:textId="77777777">
      <w:pPr>
        <w:jc w:val="center"/>
        <w:rPr>
          <w:b/>
          <w:sz w:val="32"/>
          <w:szCs w:val="32"/>
        </w:rPr>
      </w:pPr>
      <w:r w:rsidRPr="003F1D49">
        <w:rPr>
          <w:b/>
          <w:sz w:val="32"/>
          <w:szCs w:val="32"/>
        </w:rPr>
        <w:t>FOR INTERNAL USE</w:t>
      </w:r>
    </w:p>
    <w:p w:rsidR="003F1D49" w:rsidP="003F1D49" w:rsidRDefault="003F1D49" w14:paraId="088492EC" w14:textId="77777777">
      <w:pPr>
        <w:rPr>
          <w:b/>
        </w:rPr>
      </w:pPr>
    </w:p>
    <w:p w:rsidRPr="003F1D49" w:rsidR="003F1D49" w:rsidP="003F1D49" w:rsidRDefault="003F1D49" w14:paraId="66624895" w14:textId="01D138D7">
      <w:pPr>
        <w:rPr>
          <w:b/>
          <w:sz w:val="28"/>
          <w:szCs w:val="28"/>
        </w:rPr>
      </w:pPr>
      <w:r w:rsidRPr="003F1D49">
        <w:rPr>
          <w:b/>
          <w:sz w:val="28"/>
          <w:szCs w:val="28"/>
        </w:rPr>
        <w:t xml:space="preserve">Purpose of </w:t>
      </w:r>
      <w:r w:rsidR="00F70D26">
        <w:rPr>
          <w:b/>
          <w:sz w:val="28"/>
          <w:szCs w:val="28"/>
        </w:rPr>
        <w:t xml:space="preserve">Contraceptive User </w:t>
      </w:r>
      <w:r w:rsidRPr="003F1D49">
        <w:rPr>
          <w:b/>
          <w:sz w:val="28"/>
          <w:szCs w:val="28"/>
        </w:rPr>
        <w:t>IDIs:</w:t>
      </w:r>
    </w:p>
    <w:p w:rsidRPr="003F1D49" w:rsidR="003F1D49" w:rsidP="003F1D49" w:rsidRDefault="003F1D49" w14:paraId="1B881883" w14:textId="77777777">
      <w:pPr>
        <w:pStyle w:val="ListParagraph"/>
        <w:numPr>
          <w:ilvl w:val="0"/>
          <w:numId w:val="7"/>
        </w:numPr>
        <w:rPr>
          <w:b/>
        </w:rPr>
      </w:pPr>
      <w:r>
        <w:t xml:space="preserve">Deeply </w:t>
      </w:r>
      <w:r w:rsidRPr="0000617E">
        <w:t>understand</w:t>
      </w:r>
      <w:r>
        <w:t>:</w:t>
      </w:r>
    </w:p>
    <w:p w:rsidRPr="003F1D49" w:rsidR="003F1D49" w:rsidP="003F1D49" w:rsidRDefault="003F1D49" w14:paraId="55B0639D" w14:textId="57E71701">
      <w:pPr>
        <w:pStyle w:val="ListParagraph"/>
        <w:numPr>
          <w:ilvl w:val="1"/>
          <w:numId w:val="7"/>
        </w:numPr>
        <w:rPr>
          <w:b/>
        </w:rPr>
      </w:pPr>
      <w:r w:rsidRPr="00D67768">
        <w:t xml:space="preserve">women’s </w:t>
      </w:r>
      <w:r w:rsidRPr="73C30FF4">
        <w:t xml:space="preserve">experiences with and </w:t>
      </w:r>
      <w:r>
        <w:t>preferences</w:t>
      </w:r>
      <w:r w:rsidRPr="00D67768">
        <w:t xml:space="preserve"> regarding contraceptive side effects</w:t>
      </w:r>
      <w:r>
        <w:t>, including</w:t>
      </w:r>
      <w:r w:rsidRPr="00D67768">
        <w:t xml:space="preserve"> </w:t>
      </w:r>
      <w:r>
        <w:t xml:space="preserve">preferred </w:t>
      </w:r>
      <w:r w:rsidRPr="00D67768">
        <w:t>bleedin</w:t>
      </w:r>
      <w:r>
        <w:t>g profiles (acceptable and/or tolerable</w:t>
      </w:r>
      <w:r w:rsidRPr="6B981761">
        <w:t>)</w:t>
      </w:r>
      <w:r w:rsidR="00AB1719">
        <w:t>;</w:t>
      </w:r>
    </w:p>
    <w:p w:rsidRPr="003F1D49" w:rsidR="003F1D49" w:rsidP="003F1D49" w:rsidRDefault="003F1D49" w14:paraId="0EDAF1FB" w14:textId="576A5F9F">
      <w:pPr>
        <w:pStyle w:val="ListParagraph"/>
        <w:numPr>
          <w:ilvl w:val="1"/>
          <w:numId w:val="7"/>
        </w:numPr>
        <w:rPr>
          <w:b/>
        </w:rPr>
      </w:pPr>
      <w:r w:rsidRPr="00D67768">
        <w:t>fears of loss of/return to fertility</w:t>
      </w:r>
      <w:r w:rsidR="00AB1719">
        <w:t>;</w:t>
      </w:r>
    </w:p>
    <w:p w:rsidRPr="003F1D49" w:rsidR="003F1D49" w:rsidP="003F1D49" w:rsidRDefault="003F1D49" w14:paraId="11708320" w14:textId="26E343EF">
      <w:pPr>
        <w:pStyle w:val="ListParagraph"/>
        <w:numPr>
          <w:ilvl w:val="1"/>
          <w:numId w:val="7"/>
        </w:numPr>
        <w:rPr>
          <w:b/>
        </w:rPr>
      </w:pPr>
      <w:r>
        <w:t>k</w:t>
      </w:r>
      <w:r w:rsidRPr="00AF19F7">
        <w:t xml:space="preserve">ey side effect-related barriers </w:t>
      </w:r>
      <w:r w:rsidRPr="00B66644">
        <w:t xml:space="preserve">that affect </w:t>
      </w:r>
      <w:r w:rsidRPr="00AF19F7">
        <w:t>contraceptive use among women who desire pregnancy prevention</w:t>
      </w:r>
      <w:r w:rsidR="00AB1719">
        <w:t>;</w:t>
      </w:r>
    </w:p>
    <w:p w:rsidRPr="003F1D49" w:rsidR="003F1D49" w:rsidP="003F1D49" w:rsidRDefault="003F1D49" w14:paraId="29B11580" w14:textId="4570BF87">
      <w:pPr>
        <w:pStyle w:val="ListParagraph"/>
        <w:numPr>
          <w:ilvl w:val="1"/>
          <w:numId w:val="7"/>
        </w:numPr>
        <w:rPr>
          <w:b/>
        </w:rPr>
      </w:pPr>
      <w:r w:rsidRPr="00B66644">
        <w:t>women’s preferences for receiving enhanced side effects counseling when selecting a method and for receiving follow-up support after selecting a method.</w:t>
      </w:r>
    </w:p>
    <w:p w:rsidR="003F1D49" w:rsidRDefault="003F1D49" w14:paraId="352268A3" w14:textId="77777777">
      <w:r>
        <w:br w:type="page"/>
      </w:r>
    </w:p>
    <w:p w:rsidR="001A7B1C" w:rsidP="001A7B1C" w:rsidRDefault="001A7B1C" w14:paraId="3DC0C4B3" w14:textId="1AD33EF1">
      <w:pPr>
        <w:outlineLvl w:val="0"/>
      </w:pPr>
      <w:r>
        <w:t>Study Title: Improving family planning counseling and follow-up</w:t>
      </w:r>
      <w:r w:rsidRPr="00276D4B">
        <w:t xml:space="preserve"> </w:t>
      </w:r>
    </w:p>
    <w:p w:rsidRPr="001A7B1C" w:rsidR="001A7B1C" w:rsidP="001A7B1C" w:rsidRDefault="001A7B1C" w14:paraId="2746D3AE" w14:textId="2BD5B354">
      <w:pPr>
        <w:rPr>
          <w:highlight w:val="yellow"/>
        </w:rPr>
      </w:pPr>
      <w:r w:rsidRPr="001A7B1C">
        <w:rPr>
          <w:highlight w:val="yellow"/>
        </w:rPr>
        <w:t xml:space="preserve">IRB No: </w:t>
      </w:r>
      <w:r w:rsidRPr="00C46E06" w:rsidR="00C46E06">
        <w:rPr>
          <w:highlight w:val="yellow"/>
        </w:rPr>
        <w:t>MSU/DRPI/MUSERC/01171/22</w:t>
      </w:r>
    </w:p>
    <w:p w:rsidR="001A7B1C" w:rsidP="001A7B1C" w:rsidRDefault="001A7B1C" w14:paraId="63338D14" w14:textId="5CA3D88E">
      <w:r w:rsidRPr="00E90C15">
        <w:t xml:space="preserve">Version: </w:t>
      </w:r>
      <w:r w:rsidR="00C46E06">
        <w:t>4</w:t>
      </w:r>
      <w:r w:rsidRPr="00E90C15" w:rsidR="00E90C15">
        <w:t xml:space="preserve"> </w:t>
      </w:r>
      <w:r w:rsidRPr="00E90C15">
        <w:t xml:space="preserve">DATED </w:t>
      </w:r>
      <w:r w:rsidR="00C46E06">
        <w:t>30</w:t>
      </w:r>
      <w:r w:rsidR="00810C09">
        <w:t xml:space="preserve"> MARCH</w:t>
      </w:r>
      <w:r w:rsidR="00E90C15">
        <w:t xml:space="preserve"> 2023</w:t>
      </w:r>
    </w:p>
    <w:p w:rsidR="001A7B1C" w:rsidP="001A7B1C" w:rsidRDefault="001A7B1C" w14:paraId="4BB8346C" w14:textId="77777777">
      <w:pPr>
        <w:rPr>
          <w:b/>
        </w:rPr>
      </w:pPr>
    </w:p>
    <w:p w:rsidRPr="00146BF1" w:rsidR="001A7B1C" w:rsidP="001A7B1C" w:rsidRDefault="001A7B1C" w14:paraId="74BFEC3F" w14:textId="007E3BD5">
      <w:pPr>
        <w:outlineLvl w:val="0"/>
      </w:pPr>
      <w:r w:rsidRPr="00524653">
        <w:t>Session ID: [____</w:t>
      </w:r>
      <w:proofErr w:type="gramStart"/>
      <w:r w:rsidRPr="00524653">
        <w:t>_]_</w:t>
      </w:r>
      <w:proofErr w:type="gramEnd"/>
      <w:r w:rsidRPr="00524653">
        <w:t>[___ ___ ]</w:t>
      </w:r>
      <w:r w:rsidRPr="00EB0671">
        <w:t>_[__]_[_____]</w:t>
      </w:r>
      <w:r w:rsidRPr="00146BF1">
        <w:t xml:space="preserve">     Date (DD/MM/YY): ____ /____ / ____</w:t>
      </w:r>
    </w:p>
    <w:p w:rsidRPr="00146BF1" w:rsidR="001A7B1C" w:rsidP="001A7B1C" w:rsidRDefault="001A7B1C" w14:paraId="01D72500" w14:textId="77777777"/>
    <w:p w:rsidRPr="003F2FAA" w:rsidR="001A7B1C" w:rsidP="001A7B1C" w:rsidRDefault="001A7B1C" w14:paraId="35B32B12" w14:textId="77777777">
      <w:pPr>
        <w:outlineLvl w:val="0"/>
      </w:pPr>
      <w:r w:rsidRPr="003F2FAA">
        <w:t>Name of Interviewer: _____________________________</w:t>
      </w:r>
      <w:r>
        <w:t>______________________________</w:t>
      </w:r>
    </w:p>
    <w:p w:rsidRPr="003F2FAA" w:rsidR="001A7B1C" w:rsidP="001A7B1C" w:rsidRDefault="001A7B1C" w14:paraId="3588229D" w14:textId="77777777">
      <w:pPr>
        <w:outlineLvl w:val="0"/>
      </w:pPr>
    </w:p>
    <w:p w:rsidR="001A7B1C" w:rsidP="001A7B1C" w:rsidRDefault="001A7B1C" w14:paraId="42A4C00B" w14:textId="77777777">
      <w:pPr>
        <w:rPr>
          <w:b/>
        </w:rPr>
      </w:pPr>
    </w:p>
    <w:p w:rsidR="001A7B1C" w:rsidP="001A7B1C" w:rsidRDefault="001A7B1C" w14:paraId="45684C20" w14:textId="77777777">
      <w:pPr>
        <w:pBdr>
          <w:bottom w:val="single" w:color="auto" w:sz="12" w:space="1"/>
        </w:pBdr>
        <w:outlineLvl w:val="0"/>
        <w:rPr>
          <w:b/>
        </w:rPr>
      </w:pPr>
      <w:r>
        <w:rPr>
          <w:b/>
        </w:rPr>
        <w:t>Before the Interview</w:t>
      </w:r>
    </w:p>
    <w:p w:rsidRPr="003F2FAA" w:rsidR="001A7B1C" w:rsidP="001A7B1C" w:rsidRDefault="001A7B1C" w14:paraId="4D3D3134" w14:textId="77777777"/>
    <w:p w:rsidRPr="006C5009" w:rsidR="001A7B1C" w:rsidP="001A7B1C" w:rsidRDefault="001A7B1C" w14:paraId="3F957FF7" w14:textId="77777777">
      <w:pPr>
        <w:pStyle w:val="ListParagraph"/>
        <w:numPr>
          <w:ilvl w:val="0"/>
          <w:numId w:val="1"/>
        </w:numPr>
        <w:rPr>
          <w:b/>
          <w:i/>
          <w:smallCaps/>
        </w:rPr>
      </w:pPr>
      <w:r w:rsidRPr="006C5009">
        <w:rPr>
          <w:b/>
          <w:i/>
          <w:smallCaps/>
        </w:rPr>
        <w:t xml:space="preserve">Introduce yourself and the study </w:t>
      </w:r>
    </w:p>
    <w:p w:rsidRPr="006C5009" w:rsidR="001A7B1C" w:rsidP="001A7B1C" w:rsidRDefault="001A7B1C" w14:paraId="655B0C08" w14:textId="77777777">
      <w:pPr>
        <w:pStyle w:val="ListParagraph"/>
        <w:rPr>
          <w:b/>
          <w:i/>
          <w:smallCaps/>
        </w:rPr>
      </w:pPr>
    </w:p>
    <w:p w:rsidRPr="006C5009" w:rsidR="001A7B1C" w:rsidP="001A7B1C" w:rsidRDefault="001A7B1C" w14:paraId="70E97EEC" w14:textId="77777777">
      <w:pPr>
        <w:pStyle w:val="ListParagraph"/>
        <w:numPr>
          <w:ilvl w:val="0"/>
          <w:numId w:val="1"/>
        </w:numPr>
        <w:rPr>
          <w:b/>
          <w:i/>
          <w:smallCaps/>
        </w:rPr>
      </w:pPr>
      <w:r w:rsidRPr="006C5009">
        <w:rPr>
          <w:b/>
          <w:i/>
          <w:smallCaps/>
        </w:rPr>
        <w:t>Make sure the participant is eligible</w:t>
      </w:r>
    </w:p>
    <w:p w:rsidRPr="006C5009" w:rsidR="001A7B1C" w:rsidP="001A7B1C" w:rsidRDefault="001A7B1C" w14:paraId="48B712C7" w14:textId="77777777">
      <w:pPr>
        <w:pStyle w:val="ListParagraph"/>
        <w:numPr>
          <w:ilvl w:val="0"/>
          <w:numId w:val="2"/>
        </w:numPr>
        <w:rPr>
          <w:smallCaps/>
        </w:rPr>
      </w:pPr>
      <w:r w:rsidRPr="006C5009">
        <w:rPr>
          <w:smallCaps/>
        </w:rPr>
        <w:t>Is the participant a woman?</w:t>
      </w:r>
      <w:r w:rsidRPr="006C5009">
        <w:rPr>
          <w:smallCaps/>
        </w:rPr>
        <w:tab/>
      </w:r>
      <w:r w:rsidRPr="006C5009">
        <w:rPr>
          <w:smallCaps/>
        </w:rPr>
        <w:t xml:space="preserve">   </w:t>
      </w:r>
      <w:r w:rsidRPr="006C5009">
        <w:rPr>
          <w:smallCaps/>
        </w:rPr>
        <w:tab/>
      </w:r>
      <w:r w:rsidRPr="006C5009">
        <w:rPr>
          <w:smallCaps/>
        </w:rPr>
        <w:tab/>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w:t>
      </w:r>
    </w:p>
    <w:p w:rsidRPr="006C5009" w:rsidR="001A7B1C" w:rsidP="001A7B1C" w:rsidRDefault="001A7B1C" w14:paraId="32583DA0" w14:textId="77777777">
      <w:pPr>
        <w:pStyle w:val="ListParagraph"/>
        <w:numPr>
          <w:ilvl w:val="0"/>
          <w:numId w:val="2"/>
        </w:numPr>
        <w:rPr>
          <w:smallCaps/>
        </w:rPr>
      </w:pPr>
      <w:r w:rsidRPr="006C5009">
        <w:rPr>
          <w:smallCaps/>
        </w:rPr>
        <w:t>Is she between 15-45 years of age?</w:t>
      </w:r>
      <w:r w:rsidRPr="006C5009">
        <w:rPr>
          <w:smallCaps/>
        </w:rPr>
        <w:tab/>
      </w:r>
      <w:r w:rsidRPr="006C5009">
        <w:rPr>
          <w:smallCaps/>
        </w:rPr>
        <w:tab/>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w:t>
      </w:r>
    </w:p>
    <w:p w:rsidRPr="006C5009" w:rsidR="001A7B1C" w:rsidP="001A7B1C" w:rsidRDefault="001A7B1C" w14:paraId="7E40FB16" w14:textId="77777777">
      <w:pPr>
        <w:pStyle w:val="ListParagraph"/>
        <w:numPr>
          <w:ilvl w:val="0"/>
          <w:numId w:val="2"/>
        </w:numPr>
        <w:rPr>
          <w:smallCaps/>
        </w:rPr>
      </w:pPr>
      <w:r w:rsidRPr="006C5009">
        <w:rPr>
          <w:smallCaps/>
        </w:rPr>
        <w:t xml:space="preserve">Is she </w:t>
      </w:r>
      <w:r>
        <w:rPr>
          <w:smallCaps/>
        </w:rPr>
        <w:t>sexually active</w:t>
      </w:r>
      <w:r w:rsidRPr="006C5009">
        <w:rPr>
          <w:smallCaps/>
        </w:rPr>
        <w:t>?</w:t>
      </w:r>
      <w:r>
        <w:rPr>
          <w:smallCaps/>
        </w:rPr>
        <w:tab/>
      </w:r>
      <w:r>
        <w:rPr>
          <w:smallCaps/>
        </w:rPr>
        <w:tab/>
      </w:r>
      <w:r w:rsidRPr="006C5009">
        <w:rPr>
          <w:smallCaps/>
        </w:rPr>
        <w:tab/>
      </w:r>
      <w:r w:rsidRPr="006C5009">
        <w:rPr>
          <w:smallCaps/>
        </w:rPr>
        <w:tab/>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w:t>
      </w:r>
    </w:p>
    <w:p w:rsidRPr="006C5009" w:rsidR="001A7B1C" w:rsidP="001A7B1C" w:rsidRDefault="001A7B1C" w14:paraId="1DED84A3" w14:textId="77777777">
      <w:pPr>
        <w:pStyle w:val="ListParagraph"/>
        <w:rPr>
          <w:b/>
          <w:i/>
          <w:smallCaps/>
        </w:rPr>
      </w:pPr>
    </w:p>
    <w:p w:rsidRPr="006C5009" w:rsidR="001A7B1C" w:rsidP="001A7B1C" w:rsidRDefault="001A7B1C" w14:paraId="3C062E9E" w14:textId="77777777">
      <w:pPr>
        <w:pStyle w:val="ListParagraph"/>
        <w:numPr>
          <w:ilvl w:val="0"/>
          <w:numId w:val="1"/>
        </w:numPr>
        <w:rPr>
          <w:b/>
          <w:i/>
          <w:smallCaps/>
        </w:rPr>
      </w:pPr>
      <w:r w:rsidRPr="006C5009">
        <w:rPr>
          <w:b/>
          <w:i/>
          <w:smallCaps/>
        </w:rPr>
        <w:t>Obtain informed consent [READ CONSENT SCRIPT]</w:t>
      </w:r>
    </w:p>
    <w:p w:rsidRPr="006C5009" w:rsidR="001A7B1C" w:rsidP="001A7B1C" w:rsidRDefault="001A7B1C" w14:paraId="54372F3A" w14:textId="77777777">
      <w:pPr>
        <w:pStyle w:val="ListParagraph"/>
        <w:numPr>
          <w:ilvl w:val="0"/>
          <w:numId w:val="3"/>
        </w:numPr>
        <w:rPr>
          <w:smallCaps/>
        </w:rPr>
      </w:pPr>
      <w:r w:rsidRPr="006C5009">
        <w:rPr>
          <w:smallCaps/>
        </w:rPr>
        <w:t>Did you answer any questions she had?</w:t>
      </w:r>
      <w:r w:rsidRPr="006C5009">
        <w:rPr>
          <w:smallCaps/>
        </w:rPr>
        <w:tab/>
      </w:r>
      <w:r w:rsidRPr="006C5009">
        <w:rPr>
          <w:smallCaps/>
        </w:rPr>
        <w:t xml:space="preserve">             </w:t>
      </w:r>
      <w:r>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 </w:t>
      </w:r>
      <w:r w:rsidRPr="006C5009">
        <w:rPr>
          <w:rFonts w:ascii="Wingdings" w:hAnsi="Wingdings"/>
          <w:smallCaps/>
        </w:rPr>
        <w:t></w:t>
      </w:r>
      <w:r w:rsidRPr="006C5009">
        <w:rPr>
          <w:smallCaps/>
        </w:rPr>
        <w:t xml:space="preserve"> N/A</w:t>
      </w:r>
    </w:p>
    <w:p w:rsidRPr="006C5009" w:rsidR="001A7B1C" w:rsidP="001A7B1C" w:rsidRDefault="001A7B1C" w14:paraId="641B9704" w14:textId="77777777">
      <w:pPr>
        <w:pStyle w:val="ListParagraph"/>
        <w:numPr>
          <w:ilvl w:val="0"/>
          <w:numId w:val="3"/>
        </w:numPr>
        <w:rPr>
          <w:i/>
          <w:smallCaps/>
        </w:rPr>
      </w:pPr>
      <w:r w:rsidRPr="006C5009">
        <w:rPr>
          <w:smallCaps/>
        </w:rPr>
        <w:t xml:space="preserve">Did she consent or assent to participate?    </w:t>
      </w:r>
      <w:r w:rsidRPr="006C5009">
        <w:rPr>
          <w:smallCaps/>
        </w:rPr>
        <w:tab/>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w:t>
      </w:r>
      <w:r w:rsidRPr="006C5009">
        <w:rPr>
          <w:rFonts w:ascii="Wingdings" w:hAnsi="Wingdings" w:eastAsia="Wingdings" w:cs="Wingdings"/>
          <w:smallCaps/>
        </w:rPr>
        <w:t></w:t>
      </w:r>
      <w:r w:rsidRPr="006C5009">
        <w:rPr>
          <w:i/>
          <w:smallCaps/>
        </w:rPr>
        <w:t xml:space="preserve">STOP INTERVIEW </w:t>
      </w:r>
    </w:p>
    <w:p w:rsidRPr="006C5009" w:rsidR="001A7B1C" w:rsidP="001A7B1C" w:rsidRDefault="001A7B1C" w14:paraId="117D5138" w14:textId="77777777">
      <w:pPr>
        <w:pStyle w:val="ListParagraph"/>
        <w:numPr>
          <w:ilvl w:val="0"/>
          <w:numId w:val="3"/>
        </w:numPr>
        <w:rPr>
          <w:i/>
          <w:smallCaps/>
        </w:rPr>
      </w:pPr>
      <w:r w:rsidRPr="006C5009">
        <w:rPr>
          <w:i/>
          <w:iCs/>
          <w:smallCaps/>
        </w:rPr>
        <w:t>Optional:</w:t>
      </w:r>
      <w:r w:rsidRPr="006C5009">
        <w:rPr>
          <w:smallCaps/>
        </w:rPr>
        <w:t xml:space="preserve"> Did she accept a copy of </w:t>
      </w:r>
      <w:r>
        <w:rPr>
          <w:smallCaps/>
        </w:rPr>
        <w:t xml:space="preserve">the </w:t>
      </w:r>
      <w:r w:rsidRPr="006C5009">
        <w:rPr>
          <w:smallCaps/>
        </w:rPr>
        <w:t xml:space="preserve">consent form? </w:t>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w:t>
      </w:r>
    </w:p>
    <w:p w:rsidRPr="00B66749" w:rsidR="001A7B1C" w:rsidP="001A7B1C" w:rsidRDefault="001A7B1C" w14:paraId="0FA17FE1" w14:textId="77777777"/>
    <w:p w:rsidRPr="006C5009" w:rsidR="001A7B1C" w:rsidP="001A7B1C" w:rsidRDefault="001A7B1C" w14:paraId="41B3867F" w14:textId="77777777">
      <w:pPr>
        <w:pStyle w:val="ListParagraph"/>
        <w:numPr>
          <w:ilvl w:val="0"/>
          <w:numId w:val="1"/>
        </w:numPr>
        <w:rPr>
          <w:b/>
          <w:i/>
          <w:smallCaps/>
        </w:rPr>
      </w:pPr>
      <w:r w:rsidRPr="006C5009">
        <w:rPr>
          <w:b/>
          <w:i/>
          <w:smallCaps/>
        </w:rPr>
        <w:t>Obtain permission to audio record</w:t>
      </w:r>
    </w:p>
    <w:p w:rsidRPr="006C5009" w:rsidR="001A7B1C" w:rsidP="001A7B1C" w:rsidRDefault="001A7B1C" w14:paraId="1F3B92FA" w14:textId="77777777">
      <w:pPr>
        <w:pStyle w:val="ListParagraph"/>
        <w:numPr>
          <w:ilvl w:val="0"/>
          <w:numId w:val="4"/>
        </w:numPr>
        <w:rPr>
          <w:smallCaps/>
        </w:rPr>
      </w:pPr>
      <w:r w:rsidRPr="006C5009">
        <w:rPr>
          <w:smallCaps/>
        </w:rPr>
        <w:t>Did she give</w:t>
      </w:r>
      <w:r>
        <w:rPr>
          <w:smallCaps/>
        </w:rPr>
        <w:t xml:space="preserve"> you</w:t>
      </w:r>
      <w:r w:rsidRPr="006C5009">
        <w:rPr>
          <w:smallCaps/>
        </w:rPr>
        <w:t xml:space="preserve"> permission to be recorded?    </w:t>
      </w:r>
      <w:r w:rsidRPr="006C5009">
        <w:rPr>
          <w:smallCaps/>
        </w:rPr>
        <w:tab/>
      </w:r>
    </w:p>
    <w:p w:rsidRPr="006C5009" w:rsidR="001A7B1C" w:rsidP="001A7B1C" w:rsidRDefault="001A7B1C" w14:paraId="4B823652" w14:textId="77777777">
      <w:pPr>
        <w:ind w:left="3600" w:firstLine="720"/>
        <w:rPr>
          <w:smallCaps/>
        </w:rPr>
      </w:pPr>
      <w:r w:rsidRPr="006C5009">
        <w:rPr>
          <w:rFonts w:ascii="Wingdings" w:hAnsi="Wingdings"/>
          <w:smallCaps/>
        </w:rPr>
        <w:t></w:t>
      </w:r>
      <w:r w:rsidRPr="006C5009">
        <w:rPr>
          <w:smallCaps/>
        </w:rPr>
        <w:t xml:space="preserve"> YES</w:t>
      </w:r>
      <w:r w:rsidRPr="006C5009">
        <w:rPr>
          <w:rFonts w:ascii="Wingdings" w:hAnsi="Wingdings" w:eastAsia="Wingdings" w:cs="Wingdings"/>
          <w:smallCaps/>
        </w:rPr>
        <w:t></w:t>
      </w:r>
      <w:r w:rsidRPr="006C5009">
        <w:rPr>
          <w:i/>
          <w:smallCaps/>
        </w:rPr>
        <w:t xml:space="preserve">TURN ON RECORDER    </w:t>
      </w:r>
    </w:p>
    <w:p w:rsidRPr="006C5009" w:rsidR="001A7B1C" w:rsidP="001A7B1C" w:rsidRDefault="001A7B1C" w14:paraId="5D6AB5CA" w14:textId="77777777">
      <w:pPr>
        <w:ind w:left="3600" w:firstLine="720"/>
        <w:rPr>
          <w:i/>
          <w:smallCaps/>
        </w:rPr>
      </w:pPr>
      <w:r w:rsidRPr="006C5009">
        <w:rPr>
          <w:rFonts w:ascii="Wingdings" w:hAnsi="Wingdings"/>
          <w:smallCaps/>
        </w:rPr>
        <w:t></w:t>
      </w:r>
      <w:r w:rsidRPr="006C5009">
        <w:rPr>
          <w:smallCaps/>
        </w:rPr>
        <w:t xml:space="preserve"> NO</w:t>
      </w:r>
      <w:r w:rsidRPr="006C5009">
        <w:rPr>
          <w:rFonts w:ascii="Wingdings" w:hAnsi="Wingdings" w:eastAsia="Wingdings" w:cs="Wingdings"/>
          <w:smallCaps/>
        </w:rPr>
        <w:t></w:t>
      </w:r>
      <w:r w:rsidRPr="006C5009">
        <w:rPr>
          <w:i/>
          <w:smallCaps/>
        </w:rPr>
        <w:t>THANK HER AND CONCLUDE SESSION</w:t>
      </w:r>
    </w:p>
    <w:p w:rsidRPr="006C5009" w:rsidR="001A7B1C" w:rsidP="001A7B1C" w:rsidRDefault="001A7B1C" w14:paraId="61CCE398" w14:textId="77777777">
      <w:pPr>
        <w:ind w:left="3600" w:firstLine="720"/>
        <w:rPr>
          <w:b/>
          <w:i/>
          <w:smallCaps/>
        </w:rPr>
      </w:pPr>
    </w:p>
    <w:p w:rsidRPr="008B1C30" w:rsidR="001A7B1C" w:rsidP="001A7B1C" w:rsidRDefault="001A7B1C" w14:paraId="0C441690" w14:textId="77777777">
      <w:pPr>
        <w:pStyle w:val="ListParagraph"/>
        <w:numPr>
          <w:ilvl w:val="0"/>
          <w:numId w:val="1"/>
        </w:numPr>
      </w:pPr>
      <w:r w:rsidRPr="006C5009">
        <w:rPr>
          <w:b/>
          <w:i/>
          <w:smallCaps/>
        </w:rPr>
        <w:t xml:space="preserve">Turn on </w:t>
      </w:r>
      <w:r>
        <w:rPr>
          <w:b/>
          <w:i/>
          <w:smallCaps/>
        </w:rPr>
        <w:t xml:space="preserve">the </w:t>
      </w:r>
      <w:r w:rsidRPr="006C5009">
        <w:rPr>
          <w:b/>
          <w:i/>
          <w:smallCaps/>
        </w:rPr>
        <w:t>tape recorder</w:t>
      </w:r>
      <w:r>
        <w:rPr>
          <w:b/>
          <w:i/>
          <w:smallCaps/>
        </w:rPr>
        <w:t>(s)</w:t>
      </w:r>
      <w:r w:rsidRPr="006C5009">
        <w:rPr>
          <w:b/>
          <w:i/>
          <w:smallCaps/>
        </w:rPr>
        <w:t xml:space="preserve"> and say</w:t>
      </w:r>
      <w:r>
        <w:rPr>
          <w:b/>
          <w:i/>
          <w:smallCaps/>
        </w:rPr>
        <w:t>:</w:t>
      </w:r>
      <w:r w:rsidRPr="006C5009">
        <w:rPr>
          <w:b/>
          <w:i/>
          <w:smallCaps/>
        </w:rPr>
        <w:t xml:space="preserve"> </w:t>
      </w:r>
    </w:p>
    <w:p w:rsidRPr="001B24A5" w:rsidR="001A7B1C" w:rsidP="001A7B1C" w:rsidRDefault="001A7B1C" w14:paraId="2B224BB6" w14:textId="77777777">
      <w:pPr>
        <w:pStyle w:val="ListParagraph"/>
      </w:pPr>
      <w:r>
        <w:rPr>
          <w:b/>
          <w:i/>
        </w:rPr>
        <w:t>“</w:t>
      </w:r>
      <w:r w:rsidRPr="001732D5">
        <w:rPr>
          <w:i/>
        </w:rPr>
        <w:t xml:space="preserve">Thank you for giving me permission to record, </w:t>
      </w:r>
      <w:r>
        <w:rPr>
          <w:i/>
        </w:rPr>
        <w:t>this</w:t>
      </w:r>
      <w:r w:rsidRPr="001732D5">
        <w:rPr>
          <w:i/>
        </w:rPr>
        <w:t xml:space="preserve"> </w:t>
      </w:r>
      <w:r>
        <w:rPr>
          <w:i/>
        </w:rPr>
        <w:t>is interviewer</w:t>
      </w:r>
      <w:r w:rsidRPr="001732D5">
        <w:rPr>
          <w:i/>
        </w:rPr>
        <w:t xml:space="preserve"> XXX and</w:t>
      </w:r>
      <w:r>
        <w:rPr>
          <w:i/>
        </w:rPr>
        <w:t xml:space="preserve"> </w:t>
      </w:r>
      <w:r w:rsidRPr="0030136D">
        <w:rPr>
          <w:i/>
          <w:iCs/>
        </w:rPr>
        <w:t xml:space="preserve">Session ID </w:t>
      </w:r>
      <w:r>
        <w:t>XXX”</w:t>
      </w:r>
    </w:p>
    <w:p w:rsidR="001A7B1C" w:rsidRDefault="001A7B1C" w14:paraId="1351A201" w14:textId="77777777"/>
    <w:p w:rsidR="001A7B1C" w:rsidRDefault="001A7B1C" w14:paraId="5AA0AA92" w14:textId="77777777"/>
    <w:p w:rsidR="00330C4C" w:rsidRDefault="00330C4C" w14:paraId="5D12486A" w14:textId="77777777">
      <w:r>
        <w:br w:type="page"/>
      </w:r>
    </w:p>
    <w:p w:rsidRPr="00DD7196" w:rsidR="00330C4C" w:rsidRDefault="00330C4C" w14:paraId="13D23BC5" w14:textId="7E4EFC22">
      <w:pPr>
        <w:rPr>
          <w:b/>
          <w:bCs/>
          <w:sz w:val="32"/>
          <w:szCs w:val="32"/>
        </w:rPr>
      </w:pPr>
      <w:r w:rsidRPr="00DD7196">
        <w:rPr>
          <w:b/>
          <w:bCs/>
          <w:sz w:val="32"/>
          <w:szCs w:val="32"/>
        </w:rPr>
        <w:t>DOMAIN 1: EXPERIENCES WITH CONTRACEPTIVE SIDE EFFECTS</w:t>
      </w:r>
    </w:p>
    <w:p w:rsidR="00DD7196" w:rsidP="00DD7196" w:rsidRDefault="00DD7196" w14:paraId="1DF6288C" w14:textId="267ADB25">
      <w:r>
        <w:t>[THE PURPOSE OF THIS SECTION IS TO UNDERSTAND HOW WOMEN EXPERIENCE AND UNDERSTAND CONTRACEPTIVE SIDE EFFECTS, INCLUDING WHICH SIDE EFFECTS ARE MOST/LEAST TOLERABLE</w:t>
      </w:r>
      <w:r w:rsidR="006662B8">
        <w:t xml:space="preserve"> AND WHICH ARE BARRIERS TO USE</w:t>
      </w:r>
      <w:r>
        <w:t>]</w:t>
      </w:r>
    </w:p>
    <w:p w:rsidR="00C5342C" w:rsidP="00DD7196" w:rsidRDefault="00C5342C" w14:paraId="5235DCC1" w14:textId="755A7270"/>
    <w:p w:rsidR="00C5342C" w:rsidP="00DD7196" w:rsidRDefault="00C5342C" w14:paraId="1EE49FBD" w14:textId="22379D56">
      <w:r>
        <w:t xml:space="preserve">Thank you again for your willingness to participate in this study and </w:t>
      </w:r>
      <w:r w:rsidR="002352AE">
        <w:t xml:space="preserve">to </w:t>
      </w:r>
      <w:r>
        <w:t xml:space="preserve">help our research team learn more about women’s experiences with contraceptive side effects and related healthcare. I am going to start by asking you some questions about </w:t>
      </w:r>
      <w:r w:rsidR="00705B6D">
        <w:t>your experience</w:t>
      </w:r>
      <w:r w:rsidR="00D35ADF">
        <w:t>s</w:t>
      </w:r>
      <w:r w:rsidR="00705B6D">
        <w:t xml:space="preserve"> with contraception and any related side effects. </w:t>
      </w:r>
    </w:p>
    <w:p w:rsidR="00DD7196" w:rsidP="00DD7196" w:rsidRDefault="00DD7196" w14:paraId="25AF0CAD" w14:textId="2EC46DC4"/>
    <w:p w:rsidRPr="00A90AE8" w:rsidR="00FF1458" w:rsidP="28CA31FE" w:rsidRDefault="28CA31FE" w14:paraId="4B0BA4E3" w14:textId="14B798E7">
      <w:pPr>
        <w:pStyle w:val="ListParagraph"/>
        <w:numPr>
          <w:ilvl w:val="3"/>
          <w:numId w:val="3"/>
        </w:numPr>
        <w:ind w:left="1080" w:hanging="360"/>
      </w:pPr>
      <w:r>
        <w:t xml:space="preserve">First, </w:t>
      </w:r>
      <w:r w:rsidR="00651CF2">
        <w:t xml:space="preserve">can you </w:t>
      </w:r>
      <w:r>
        <w:t xml:space="preserve">tell me about yourself? [PROBES: </w:t>
      </w:r>
      <w:r w:rsidR="00810C09">
        <w:t xml:space="preserve">Age, </w:t>
      </w:r>
      <w:r>
        <w:t>married/unmarried, rural/urban dweller, number of live children (M/F), occupation, education, living arrangement (type of housing, nuclear/extended family)]</w:t>
      </w:r>
    </w:p>
    <w:p w:rsidR="00FF1458" w:rsidP="00FF1458" w:rsidRDefault="00FF1458" w14:paraId="503C8CA7" w14:textId="77777777">
      <w:pPr>
        <w:pStyle w:val="ListParagraph"/>
        <w:ind w:left="1080"/>
      </w:pPr>
    </w:p>
    <w:p w:rsidR="00E93AA1" w:rsidP="00E93AA1" w:rsidRDefault="28CA31FE" w14:paraId="47CD9E40" w14:textId="6EE686CC">
      <w:pPr>
        <w:pStyle w:val="ListParagraph"/>
        <w:numPr>
          <w:ilvl w:val="3"/>
          <w:numId w:val="3"/>
        </w:numPr>
        <w:ind w:left="1080" w:hanging="360"/>
      </w:pPr>
      <w:r>
        <w:t xml:space="preserve">Can you please name </w:t>
      </w:r>
      <w:r w:rsidRPr="28CA31FE">
        <w:rPr>
          <w:u w:val="single"/>
        </w:rPr>
        <w:t>all</w:t>
      </w:r>
      <w:r>
        <w:t xml:space="preserve"> of the contraceptive methods you know?</w:t>
      </w:r>
    </w:p>
    <w:p w:rsidRPr="00B52B94" w:rsidR="00651CF2" w:rsidP="00B52B94" w:rsidRDefault="28CA31FE" w14:paraId="1E9E275D" w14:textId="15655C60">
      <w:pPr>
        <w:pStyle w:val="ListParagraph"/>
        <w:ind w:left="2160"/>
      </w:pPr>
      <w:r>
        <w:t xml:space="preserve"> </w:t>
      </w:r>
    </w:p>
    <w:p w:rsidRPr="00B52B94" w:rsidR="00C46E06" w:rsidP="00B52B94" w:rsidRDefault="00C46E06" w14:paraId="3E2B2FF4" w14:textId="77777777">
      <w:pPr>
        <w:pStyle w:val="ListParagraph"/>
        <w:numPr>
          <w:ilvl w:val="1"/>
          <w:numId w:val="18"/>
        </w:numPr>
        <w:ind w:left="1800"/>
      </w:pPr>
      <w:r w:rsidRPr="00B52B94">
        <w:t>Of the contraceptive methods you mentioned, which methods have you ever used?</w:t>
      </w:r>
    </w:p>
    <w:p w:rsidRPr="00B52B94" w:rsidR="00C46E06" w:rsidP="00B52B94" w:rsidRDefault="00C46E06" w14:paraId="60DDC0CF" w14:textId="77777777">
      <w:pPr>
        <w:pStyle w:val="ListParagraph"/>
        <w:numPr>
          <w:ilvl w:val="1"/>
          <w:numId w:val="18"/>
        </w:numPr>
        <w:ind w:left="1800"/>
      </w:pPr>
      <w:r w:rsidRPr="00B52B94">
        <w:t>Which one are you currently using?</w:t>
      </w:r>
    </w:p>
    <w:p w:rsidRPr="00B52B94" w:rsidR="00C46E06" w:rsidP="00B52B94" w:rsidRDefault="00C46E06" w14:paraId="3E5C7E58" w14:textId="7AA7BFFE">
      <w:pPr>
        <w:pStyle w:val="ListParagraph"/>
        <w:numPr>
          <w:ilvl w:val="1"/>
          <w:numId w:val="18"/>
        </w:numPr>
        <w:ind w:left="1800"/>
      </w:pPr>
      <w:r w:rsidRPr="00B52B94">
        <w:t>Was there any contraceptive method you used but have now stopped using?</w:t>
      </w:r>
      <w:r w:rsidR="00B52B94">
        <w:t xml:space="preserve"> </w:t>
      </w:r>
      <w:r w:rsidRPr="00B52B94">
        <w:t>If so, why did you stop?</w:t>
      </w:r>
    </w:p>
    <w:p w:rsidRPr="00B52B94" w:rsidR="00C46E06" w:rsidP="00B52B94" w:rsidRDefault="00C46E06" w14:paraId="2522DA1F" w14:textId="107D683D">
      <w:pPr>
        <w:pStyle w:val="ListParagraph"/>
        <w:numPr>
          <w:ilvl w:val="1"/>
          <w:numId w:val="18"/>
        </w:numPr>
        <w:ind w:left="1800"/>
      </w:pPr>
      <w:r w:rsidRPr="00B52B94">
        <w:t xml:space="preserve"> If you are not currently using any contraceptive methods, why did you stop</w:t>
      </w:r>
      <w:r w:rsidR="00B52B94">
        <w:t>?</w:t>
      </w:r>
    </w:p>
    <w:p w:rsidR="00E93AA1" w:rsidP="00E93AA1" w:rsidRDefault="00E93AA1" w14:paraId="5FA7EC79" w14:textId="0A12B57F">
      <w:pPr>
        <w:pStyle w:val="ListParagraph"/>
        <w:ind w:left="1080"/>
      </w:pPr>
    </w:p>
    <w:p w:rsidR="00E93AA1" w:rsidP="00E93AA1" w:rsidRDefault="28CA31FE" w14:paraId="7A602971" w14:textId="04568686">
      <w:pPr>
        <w:pStyle w:val="ListParagraph"/>
        <w:numPr>
          <w:ilvl w:val="3"/>
          <w:numId w:val="3"/>
        </w:numPr>
        <w:ind w:left="1080" w:hanging="360"/>
      </w:pPr>
      <w:r>
        <w:t xml:space="preserve">Can you tell me about how your body reacted to using each of these methods?  </w:t>
      </w:r>
      <w:r w:rsidRPr="00C46E06" w:rsidR="00C46E06">
        <w:t>(Probe about each of the main reactions mentioned)</w:t>
      </w:r>
    </w:p>
    <w:p w:rsidR="00E93AA1" w:rsidP="00E93AA1" w:rsidRDefault="00E93AA1" w14:paraId="7692173A" w14:textId="3869C8B4">
      <w:pPr>
        <w:pStyle w:val="ListParagraph"/>
        <w:ind w:left="1080"/>
      </w:pPr>
    </w:p>
    <w:p w:rsidR="00E93AA1" w:rsidP="009B5820" w:rsidRDefault="579610C3" w14:paraId="10A2F9E2" w14:textId="127952D0">
      <w:pPr>
        <w:pStyle w:val="ListParagraph"/>
        <w:numPr>
          <w:ilvl w:val="4"/>
          <w:numId w:val="3"/>
        </w:numPr>
      </w:pPr>
      <w:r>
        <w:t xml:space="preserve">How have you felt about any reactions your body has had to using contraception? (Ask for each </w:t>
      </w:r>
      <w:r w:rsidR="004648D6">
        <w:t xml:space="preserve">notable reaction </w:t>
      </w:r>
      <w:r>
        <w:t>the woman reported having had</w:t>
      </w:r>
      <w:r w:rsidR="004648D6">
        <w:t>.</w:t>
      </w:r>
      <w:r>
        <w:t>)</w:t>
      </w:r>
    </w:p>
    <w:p w:rsidR="00437E18" w:rsidP="003A09F2" w:rsidRDefault="00437E18" w14:paraId="7C054783" w14:textId="77777777">
      <w:pPr>
        <w:pStyle w:val="ListParagraph"/>
        <w:ind w:left="2160"/>
      </w:pPr>
    </w:p>
    <w:p w:rsidR="00117A53" w:rsidP="009B5820" w:rsidRDefault="637E56F1" w14:paraId="763BC243" w14:textId="4915EFD3">
      <w:pPr>
        <w:pStyle w:val="ListParagraph"/>
        <w:numPr>
          <w:ilvl w:val="4"/>
          <w:numId w:val="3"/>
        </w:numPr>
      </w:pPr>
      <w:r>
        <w:t>What have you done about any reactions your body has had?</w:t>
      </w:r>
    </w:p>
    <w:p w:rsidR="00117A53" w:rsidP="003A09F2" w:rsidRDefault="637E56F1" w14:paraId="0625DE49" w14:textId="24A4D924">
      <w:pPr>
        <w:pStyle w:val="ListParagraph"/>
        <w:numPr>
          <w:ilvl w:val="5"/>
          <w:numId w:val="3"/>
        </w:numPr>
      </w:pPr>
      <w:r>
        <w:t xml:space="preserve">Did you ever seek help? </w:t>
      </w:r>
    </w:p>
    <w:p w:rsidR="004B65E6" w:rsidP="00117A53" w:rsidRDefault="637E56F1" w14:paraId="24497B45" w14:textId="3A19C7D3">
      <w:pPr>
        <w:pStyle w:val="ListParagraph"/>
        <w:numPr>
          <w:ilvl w:val="5"/>
          <w:numId w:val="3"/>
        </w:numPr>
      </w:pPr>
      <w:r w:rsidRPr="637E56F1">
        <w:rPr>
          <w:b/>
          <w:bCs/>
        </w:rPr>
        <w:t>IF YES:</w:t>
      </w:r>
      <w:r>
        <w:t xml:space="preserve"> Please tell me about that experience</w:t>
      </w:r>
    </w:p>
    <w:p w:rsidR="00437E18" w:rsidP="003A09F2" w:rsidRDefault="00437E18" w14:paraId="327E757F" w14:textId="77777777">
      <w:pPr>
        <w:pStyle w:val="ListParagraph"/>
        <w:ind w:left="2160"/>
      </w:pPr>
    </w:p>
    <w:p w:rsidR="003A09F2" w:rsidP="009B5820" w:rsidRDefault="579610C3" w14:paraId="62536576" w14:textId="685A7D8C">
      <w:pPr>
        <w:pStyle w:val="ListParagraph"/>
        <w:numPr>
          <w:ilvl w:val="4"/>
          <w:numId w:val="3"/>
        </w:numPr>
      </w:pPr>
      <w:r>
        <w:t>Can you tell me about anyone you might have shared with about the ways your body has reacted to contraception? [PROBE: Who did you share with? Why did you choose that person to share your experience? How did that conversation go?]</w:t>
      </w:r>
    </w:p>
    <w:p w:rsidR="003A09F2" w:rsidP="003A09F2" w:rsidRDefault="003A09F2" w14:paraId="4FF11C89" w14:textId="77777777">
      <w:pPr>
        <w:pStyle w:val="ListParagraph"/>
        <w:ind w:left="2160"/>
      </w:pPr>
    </w:p>
    <w:p w:rsidR="00E93AA1" w:rsidP="009B5820" w:rsidRDefault="579610C3" w14:paraId="15585B64" w14:textId="669CD2BF">
      <w:pPr>
        <w:pStyle w:val="ListParagraph"/>
        <w:numPr>
          <w:ilvl w:val="4"/>
          <w:numId w:val="3"/>
        </w:numPr>
      </w:pPr>
      <w:r>
        <w:t>How has your partner felt about any reactions your body has had to using contraception?</w:t>
      </w:r>
    </w:p>
    <w:p w:rsidR="00E93AA1" w:rsidP="00752499" w:rsidRDefault="579610C3" w14:paraId="4C2051B0" w14:textId="536AABE2">
      <w:pPr>
        <w:pStyle w:val="ListParagraph"/>
        <w:numPr>
          <w:ilvl w:val="5"/>
          <w:numId w:val="3"/>
        </w:numPr>
      </w:pPr>
      <w:r>
        <w:t xml:space="preserve">What about other family members? </w:t>
      </w:r>
    </w:p>
    <w:p w:rsidR="00437E18" w:rsidP="003A09F2" w:rsidRDefault="00437E18" w14:paraId="796595B4" w14:textId="77777777">
      <w:pPr>
        <w:pStyle w:val="ListParagraph"/>
        <w:ind w:left="2160"/>
      </w:pPr>
    </w:p>
    <w:p w:rsidR="00407244" w:rsidP="00752499" w:rsidRDefault="00407244" w14:paraId="1381BF23" w14:textId="342AA1F0">
      <w:pPr>
        <w:pStyle w:val="ListParagraph"/>
        <w:ind w:left="2160"/>
      </w:pPr>
    </w:p>
    <w:p w:rsidR="00407244" w:rsidP="00B52B94" w:rsidRDefault="00407244" w14:paraId="338FB81B" w14:textId="77777777">
      <w:pPr>
        <w:pStyle w:val="ListParagraph"/>
        <w:ind w:left="2160"/>
      </w:pPr>
    </w:p>
    <w:p w:rsidR="00152D26" w:rsidDel="00407244" w:rsidP="00407244" w:rsidRDefault="579610C3" w14:paraId="4C2C575A" w14:textId="158F8A06">
      <w:pPr>
        <w:pStyle w:val="ListParagraph"/>
        <w:numPr>
          <w:ilvl w:val="4"/>
          <w:numId w:val="3"/>
        </w:numPr>
      </w:pPr>
      <w:r w:rsidDel="00407244">
        <w:t xml:space="preserve">What kind of changes to your body </w:t>
      </w:r>
      <w:r w:rsidRPr="00407244" w:rsidDel="00407244">
        <w:rPr>
          <w:i/>
          <w:iCs/>
        </w:rPr>
        <w:t xml:space="preserve">are you </w:t>
      </w:r>
      <w:r w:rsidDel="00407244">
        <w:t>willing to accept when using contraception?</w:t>
      </w:r>
    </w:p>
    <w:p w:rsidR="00437E18" w:rsidDel="00407244" w:rsidP="00B52B94" w:rsidRDefault="00437E18" w14:paraId="5FAA6A43" w14:textId="77777777">
      <w:pPr>
        <w:pStyle w:val="ListParagraph"/>
        <w:ind w:left="2160"/>
      </w:pPr>
    </w:p>
    <w:p w:rsidR="00152D26" w:rsidDel="00407244" w:rsidP="00407244" w:rsidRDefault="579610C3" w14:paraId="16DFCDF9" w14:textId="4BD688B8">
      <w:r w:rsidDel="00407244">
        <w:t xml:space="preserve">What kind of changes are you </w:t>
      </w:r>
      <w:r w:rsidRPr="00407244" w:rsidDel="00407244">
        <w:rPr>
          <w:i/>
          <w:iCs/>
        </w:rPr>
        <w:t>not</w:t>
      </w:r>
      <w:r w:rsidDel="00407244">
        <w:t xml:space="preserve"> willing to accept?</w:t>
      </w:r>
    </w:p>
    <w:p w:rsidR="007F1087" w:rsidDel="00407244" w:rsidP="007F1087" w:rsidRDefault="007F1087" w14:paraId="30631059" w14:textId="0047E206">
      <w:pPr>
        <w:pStyle w:val="ListParagraph"/>
        <w:ind w:left="1080"/>
      </w:pPr>
    </w:p>
    <w:p w:rsidR="0001452A" w:rsidP="00E93AA1" w:rsidRDefault="28CA31FE" w14:paraId="44855E01" w14:textId="3E50F164">
      <w:pPr>
        <w:pStyle w:val="ListParagraph"/>
        <w:numPr>
          <w:ilvl w:val="3"/>
          <w:numId w:val="3"/>
        </w:numPr>
        <w:ind w:left="1080" w:hanging="360"/>
      </w:pPr>
      <w:r>
        <w:t xml:space="preserve">Sometimes, hormonal contraception can affect a woman’s menstruation. For example, a contraceptive user may experience heavier or lighter bleeding, or have more frequent or infrequent bleeding depending on the contraceptive method she is using. Starting with [first contraceptive method mentioned in Question </w:t>
      </w:r>
      <w:r w:rsidR="00FB5FD3">
        <w:t>2</w:t>
      </w:r>
      <w:r>
        <w:t xml:space="preserve">], did your menstruation change when you started using this method? </w:t>
      </w:r>
    </w:p>
    <w:p w:rsidRPr="00A72760" w:rsidR="00651CF2" w:rsidP="00A72760" w:rsidRDefault="00651CF2" w14:paraId="1B6EBB6D" w14:textId="221A18E4">
      <w:pPr>
        <w:pStyle w:val="ListParagraph"/>
        <w:ind w:left="1080"/>
        <w:rPr>
          <w:b/>
          <w:bCs/>
        </w:rPr>
      </w:pPr>
      <w:r>
        <w:rPr>
          <w:b/>
          <w:bCs/>
        </w:rPr>
        <w:t>IF NO, SKIP TO QUESTION 5</w:t>
      </w:r>
    </w:p>
    <w:p w:rsidR="00E93AA1" w:rsidP="00E93AA1" w:rsidRDefault="00E93AA1" w14:paraId="6F766BCB" w14:textId="32107117">
      <w:pPr>
        <w:pStyle w:val="ListParagraph"/>
        <w:ind w:left="1080"/>
      </w:pPr>
    </w:p>
    <w:p w:rsidR="00873163" w:rsidP="2DC02F99" w:rsidRDefault="579610C3" w14:paraId="4E0654C1" w14:textId="1C0A1E27">
      <w:pPr>
        <w:pStyle w:val="ListParagraph"/>
        <w:ind w:left="1080"/>
        <w:rPr>
          <w:b/>
          <w:bCs/>
        </w:rPr>
      </w:pPr>
      <w:r w:rsidRPr="579610C3">
        <w:rPr>
          <w:b/>
          <w:bCs/>
        </w:rPr>
        <w:t>IF YES [HAS EXPERIENCED BLEEDING CHANGES]: Tell me about the changes in your menstruation.</w:t>
      </w:r>
    </w:p>
    <w:p w:rsidR="00873163" w:rsidP="003A09F2" w:rsidRDefault="637E56F1" w14:paraId="63EE60E1" w14:textId="2AC2B6C7">
      <w:pPr>
        <w:pStyle w:val="ListParagraph"/>
        <w:numPr>
          <w:ilvl w:val="4"/>
          <w:numId w:val="3"/>
        </w:numPr>
      </w:pPr>
      <w:r>
        <w:t xml:space="preserve">Was your menstruation </w:t>
      </w:r>
      <w:r w:rsidRPr="637E56F1">
        <w:rPr>
          <w:u w:val="single"/>
        </w:rPr>
        <w:t>heavier</w:t>
      </w:r>
      <w:r>
        <w:t xml:space="preserve"> than usual when you started the method?</w:t>
      </w:r>
    </w:p>
    <w:p w:rsidR="003053F3" w:rsidP="003053F3" w:rsidRDefault="003053F3" w14:paraId="3974470D" w14:textId="77777777">
      <w:pPr>
        <w:pStyle w:val="ListParagraph"/>
        <w:ind w:left="1080"/>
      </w:pPr>
    </w:p>
    <w:p w:rsidR="00873163" w:rsidP="003A09F2" w:rsidRDefault="00873163" w14:paraId="4B077FBD" w14:textId="77777777">
      <w:pPr>
        <w:pStyle w:val="ListParagraph"/>
        <w:ind w:left="2160"/>
      </w:pPr>
      <w:r w:rsidRPr="005031E7">
        <w:rPr>
          <w:b/>
          <w:bCs/>
        </w:rPr>
        <w:t>IF YES:</w:t>
      </w:r>
      <w:r>
        <w:t xml:space="preserve"> </w:t>
      </w:r>
    </w:p>
    <w:p w:rsidR="00B93134" w:rsidP="00B93134" w:rsidRDefault="00B93134" w14:paraId="3B13A570" w14:textId="012D2513">
      <w:pPr>
        <w:pStyle w:val="ListParagraph"/>
        <w:numPr>
          <w:ilvl w:val="5"/>
          <w:numId w:val="3"/>
        </w:numPr>
        <w:rPr>
          <w:ins w:author="Kirksey, Kristen" w:date="2023-04-05T00:40:00Z" w:id="0"/>
        </w:rPr>
      </w:pPr>
      <w:ins w:author="Kirksey, Kristen" w:date="2023-04-05T00:40:00Z" w:id="1">
        <w:r>
          <w:t xml:space="preserve">Can you share details about this change (how </w:t>
        </w:r>
        <w:r>
          <w:t>heavy</w:t>
        </w:r>
        <w:r>
          <w:t xml:space="preserve"> was bleeding,</w:t>
        </w:r>
        <w:r>
          <w:t xml:space="preserve"> </w:t>
        </w:r>
        <w:r>
          <w:t>how long did this change last)?</w:t>
        </w:r>
      </w:ins>
    </w:p>
    <w:p w:rsidR="00B93134" w:rsidP="00B93134" w:rsidRDefault="00B93134" w14:paraId="7992E594" w14:textId="77777777">
      <w:pPr>
        <w:pStyle w:val="ListParagraph"/>
        <w:ind w:left="2880"/>
        <w:rPr>
          <w:ins w:author="Kirksey, Kristen" w:date="2023-04-05T00:40:00Z" w:id="2"/>
        </w:rPr>
        <w:pPrChange w:author="Kirksey, Kristen" w:date="2023-04-05T00:40:00Z" w:id="3">
          <w:pPr>
            <w:pStyle w:val="ListParagraph"/>
            <w:numPr>
              <w:ilvl w:val="5"/>
              <w:numId w:val="3"/>
            </w:numPr>
            <w:ind w:left="2880" w:hanging="360"/>
          </w:pPr>
        </w:pPrChange>
      </w:pPr>
    </w:p>
    <w:p w:rsidR="00C06DD1" w:rsidP="00873163" w:rsidRDefault="637E56F1" w14:paraId="38F73325" w14:textId="2740BCAC">
      <w:pPr>
        <w:pStyle w:val="ListParagraph"/>
        <w:numPr>
          <w:ilvl w:val="5"/>
          <w:numId w:val="3"/>
        </w:numPr>
      </w:pPr>
      <w:r>
        <w:t>How did this change make you feel?</w:t>
      </w:r>
    </w:p>
    <w:p w:rsidR="00C06DD1" w:rsidP="00C06DD1" w:rsidRDefault="00C06DD1" w14:paraId="0DDB19A7" w14:textId="77777777">
      <w:pPr>
        <w:pStyle w:val="ListParagraph"/>
        <w:ind w:left="2880"/>
      </w:pPr>
    </w:p>
    <w:p w:rsidR="00873163" w:rsidP="00873163" w:rsidRDefault="637E56F1" w14:paraId="48EF2B69" w14:textId="0DB6CD86">
      <w:pPr>
        <w:pStyle w:val="ListParagraph"/>
        <w:numPr>
          <w:ilvl w:val="5"/>
          <w:numId w:val="3"/>
        </w:numPr>
      </w:pPr>
      <w:r>
        <w:t xml:space="preserve">Was this change in bleeding bothersome to you? </w:t>
      </w:r>
    </w:p>
    <w:p w:rsidR="00873163" w:rsidP="00873163" w:rsidRDefault="637E56F1" w14:paraId="1A6149F7" w14:textId="77777777">
      <w:pPr>
        <w:pStyle w:val="ListParagraph"/>
        <w:numPr>
          <w:ilvl w:val="6"/>
          <w:numId w:val="3"/>
        </w:numPr>
      </w:pPr>
      <w:r>
        <w:t>Why/why not?</w:t>
      </w:r>
    </w:p>
    <w:p w:rsidR="00437E18" w:rsidP="003A09F2" w:rsidRDefault="00437E18" w14:paraId="7CEACBBB" w14:textId="77777777">
      <w:pPr>
        <w:pStyle w:val="ListParagraph"/>
        <w:ind w:left="2880"/>
      </w:pPr>
    </w:p>
    <w:p w:rsidR="00873163" w:rsidP="00873163" w:rsidRDefault="637E56F1" w14:paraId="215F5502" w14:textId="77904DCA">
      <w:pPr>
        <w:pStyle w:val="ListParagraph"/>
        <w:numPr>
          <w:ilvl w:val="5"/>
          <w:numId w:val="3"/>
        </w:numPr>
      </w:pPr>
      <w:r>
        <w:t>What did you do to try to manage this change?</w:t>
      </w:r>
    </w:p>
    <w:p w:rsidRPr="0015481F" w:rsidR="00873163" w:rsidP="00873163" w:rsidRDefault="637E56F1" w14:paraId="62A3DD4B" w14:textId="53106268">
      <w:pPr>
        <w:pStyle w:val="ListParagraph"/>
        <w:numPr>
          <w:ilvl w:val="6"/>
          <w:numId w:val="3"/>
        </w:numPr>
      </w:pPr>
      <w:r>
        <w:t>What was the outcome?</w:t>
      </w:r>
    </w:p>
    <w:p w:rsidR="00437E18" w:rsidP="003A09F2" w:rsidRDefault="00437E18" w14:paraId="701B8CA3" w14:textId="77777777">
      <w:pPr>
        <w:pStyle w:val="ListParagraph"/>
        <w:ind w:left="2880"/>
      </w:pPr>
    </w:p>
    <w:p w:rsidR="00873163" w:rsidP="00AE270C" w:rsidRDefault="637E56F1" w14:paraId="436D83C0" w14:textId="55C7569D">
      <w:pPr>
        <w:pStyle w:val="ListParagraph"/>
        <w:numPr>
          <w:ilvl w:val="5"/>
          <w:numId w:val="3"/>
        </w:numPr>
      </w:pPr>
      <w:r>
        <w:t>Did you switch to another contraceptive method or stop using contraception altogether?</w:t>
      </w:r>
    </w:p>
    <w:p w:rsidR="00873163" w:rsidP="00873163" w:rsidRDefault="637E56F1" w14:paraId="5B64401B" w14:textId="3FFDE86B">
      <w:pPr>
        <w:pStyle w:val="ListParagraph"/>
        <w:numPr>
          <w:ilvl w:val="6"/>
          <w:numId w:val="3"/>
        </w:numPr>
      </w:pPr>
      <w:r>
        <w:t>Why/why not?</w:t>
      </w:r>
    </w:p>
    <w:p w:rsidR="00437E18" w:rsidP="003A09F2" w:rsidRDefault="00437E18" w14:paraId="520C2BCB" w14:textId="77777777">
      <w:pPr>
        <w:pStyle w:val="ListParagraph"/>
        <w:ind w:left="2880"/>
      </w:pPr>
      <w:bookmarkStart w:name="_Hlk123898308" w:id="4"/>
    </w:p>
    <w:p w:rsidR="00E43C86" w:rsidP="00E43C86" w:rsidRDefault="637E56F1" w14:paraId="5E8467FB" w14:textId="6BEF2FDD">
      <w:pPr>
        <w:pStyle w:val="ListParagraph"/>
        <w:numPr>
          <w:ilvl w:val="5"/>
          <w:numId w:val="3"/>
        </w:numPr>
      </w:pPr>
      <w:r>
        <w:t xml:space="preserve">How would you feel about taking a pill on top of your contraceptive method to help bring your bleeding back to normal? </w:t>
      </w:r>
    </w:p>
    <w:bookmarkEnd w:id="4"/>
    <w:p w:rsidR="003238B9" w:rsidP="003A09F2" w:rsidRDefault="637E56F1" w14:paraId="010EAFA8" w14:textId="76052B5D">
      <w:pPr>
        <w:pStyle w:val="ListParagraph"/>
        <w:numPr>
          <w:ilvl w:val="6"/>
          <w:numId w:val="3"/>
        </w:numPr>
      </w:pPr>
      <w:r>
        <w:t>Have you ever been offered anything like this?  If so, please tell me about that experience.</w:t>
      </w:r>
    </w:p>
    <w:p w:rsidR="00247908" w:rsidP="00247908" w:rsidRDefault="00247908" w14:paraId="3F5D8373" w14:textId="77777777">
      <w:pPr>
        <w:pStyle w:val="ListParagraph"/>
        <w:ind w:left="3060"/>
      </w:pPr>
    </w:p>
    <w:p w:rsidR="00873163" w:rsidP="003A09F2" w:rsidRDefault="00873163" w14:paraId="2FFC201B" w14:textId="10BCD441">
      <w:pPr>
        <w:pStyle w:val="ListParagraph"/>
        <w:ind w:left="2160"/>
      </w:pPr>
      <w:r w:rsidRPr="005031E7">
        <w:rPr>
          <w:b/>
          <w:bCs/>
        </w:rPr>
        <w:t>IF NO:</w:t>
      </w:r>
      <w:r>
        <w:t xml:space="preserve"> </w:t>
      </w:r>
    </w:p>
    <w:p w:rsidR="008F496D" w:rsidP="008F496D" w:rsidRDefault="637E56F1" w14:paraId="52EE8534" w14:textId="044697B5">
      <w:pPr>
        <w:pStyle w:val="ListParagraph"/>
        <w:numPr>
          <w:ilvl w:val="5"/>
          <w:numId w:val="3"/>
        </w:numPr>
      </w:pPr>
      <w:r>
        <w:t xml:space="preserve">Would it be acceptable to you if your contraceptive method caused your menstruation to be </w:t>
      </w:r>
      <w:r w:rsidRPr="637E56F1">
        <w:rPr>
          <w:u w:val="single"/>
        </w:rPr>
        <w:t>heavier</w:t>
      </w:r>
      <w:r>
        <w:t xml:space="preserve"> than usual?</w:t>
      </w:r>
    </w:p>
    <w:p w:rsidR="00873163" w:rsidP="008F496D" w:rsidRDefault="637E56F1" w14:paraId="1F190E4E" w14:textId="19950324">
      <w:pPr>
        <w:pStyle w:val="ListParagraph"/>
        <w:numPr>
          <w:ilvl w:val="6"/>
          <w:numId w:val="3"/>
        </w:numPr>
      </w:pPr>
      <w:r>
        <w:t xml:space="preserve">Why/why not? </w:t>
      </w:r>
    </w:p>
    <w:p w:rsidR="00873163" w:rsidP="00873163" w:rsidRDefault="00873163" w14:paraId="1F4678EA" w14:textId="7FC7D11B">
      <w:pPr>
        <w:pStyle w:val="ListParagraph"/>
        <w:ind w:left="2430"/>
      </w:pPr>
    </w:p>
    <w:p w:rsidR="00873163" w:rsidP="003A09F2" w:rsidRDefault="637E56F1" w14:paraId="6D9973C9" w14:textId="246B2959">
      <w:pPr>
        <w:pStyle w:val="ListParagraph"/>
        <w:numPr>
          <w:ilvl w:val="4"/>
          <w:numId w:val="3"/>
        </w:numPr>
      </w:pPr>
      <w:r>
        <w:t xml:space="preserve">Was your menstruation </w:t>
      </w:r>
      <w:r w:rsidRPr="637E56F1">
        <w:rPr>
          <w:u w:val="single"/>
        </w:rPr>
        <w:t>lighter</w:t>
      </w:r>
      <w:r>
        <w:t xml:space="preserve"> than usual when you started the method?</w:t>
      </w:r>
    </w:p>
    <w:p w:rsidR="00C222C9" w:rsidP="00C222C9" w:rsidRDefault="00C222C9" w14:paraId="3E1E0D9B" w14:textId="77777777">
      <w:pPr>
        <w:pStyle w:val="ListParagraph"/>
        <w:ind w:left="1080"/>
      </w:pPr>
    </w:p>
    <w:p w:rsidR="00873163" w:rsidP="003A09F2" w:rsidRDefault="00873163" w14:paraId="32FBCA80" w14:textId="47BFB8FF">
      <w:pPr>
        <w:pStyle w:val="ListParagraph"/>
        <w:ind w:left="2160"/>
      </w:pPr>
      <w:r w:rsidRPr="005031E7">
        <w:rPr>
          <w:b/>
          <w:bCs/>
        </w:rPr>
        <w:t>IF YES:</w:t>
      </w:r>
      <w:r>
        <w:t xml:space="preserve"> </w:t>
      </w:r>
    </w:p>
    <w:p w:rsidR="00B93134" w:rsidP="00B93134" w:rsidRDefault="00B93134" w14:paraId="01B95D11" w14:textId="4C8BEBBA">
      <w:pPr>
        <w:pStyle w:val="ListParagraph"/>
        <w:numPr>
          <w:ilvl w:val="5"/>
          <w:numId w:val="3"/>
        </w:numPr>
        <w:rPr>
          <w:ins w:author="Kirksey, Kristen" w:date="2023-04-05T00:39:00Z" w:id="5"/>
        </w:rPr>
      </w:pPr>
      <w:ins w:author="Kirksey, Kristen" w:date="2023-04-05T00:39:00Z" w:id="6">
        <w:r>
          <w:t xml:space="preserve">Can you share details about this change (how </w:t>
        </w:r>
        <w:r>
          <w:t>light</w:t>
        </w:r>
        <w:r>
          <w:t xml:space="preserve"> was bleeding, how long did this change last)?</w:t>
        </w:r>
      </w:ins>
    </w:p>
    <w:p w:rsidR="00B93134" w:rsidP="00B93134" w:rsidRDefault="00B93134" w14:paraId="7AC8D508" w14:textId="77777777">
      <w:pPr>
        <w:pStyle w:val="ListParagraph"/>
        <w:ind w:left="2880"/>
        <w:rPr>
          <w:ins w:author="Kirksey, Kristen" w:date="2023-04-05T00:39:00Z" w:id="7"/>
        </w:rPr>
        <w:pPrChange w:author="Kirksey, Kristen" w:date="2023-04-05T00:39:00Z" w:id="8">
          <w:pPr>
            <w:pStyle w:val="ListParagraph"/>
            <w:numPr>
              <w:ilvl w:val="5"/>
              <w:numId w:val="3"/>
            </w:numPr>
            <w:ind w:left="2880" w:hanging="360"/>
          </w:pPr>
        </w:pPrChange>
      </w:pPr>
    </w:p>
    <w:p w:rsidR="00C06DD1" w:rsidP="00F6365C" w:rsidRDefault="637E56F1" w14:paraId="5D4B742D" w14:textId="55B0CD82">
      <w:pPr>
        <w:pStyle w:val="ListParagraph"/>
        <w:numPr>
          <w:ilvl w:val="5"/>
          <w:numId w:val="3"/>
        </w:numPr>
      </w:pPr>
      <w:r>
        <w:t>How did this change make you feel?</w:t>
      </w:r>
    </w:p>
    <w:p w:rsidR="00C06DD1" w:rsidP="00C06DD1" w:rsidRDefault="00C06DD1" w14:paraId="43D95044" w14:textId="77777777">
      <w:pPr>
        <w:pStyle w:val="ListParagraph"/>
        <w:ind w:left="2880"/>
      </w:pPr>
    </w:p>
    <w:p w:rsidR="00F6365C" w:rsidP="00F6365C" w:rsidRDefault="637E56F1" w14:paraId="28A89E27" w14:textId="2973DF54">
      <w:pPr>
        <w:pStyle w:val="ListParagraph"/>
        <w:numPr>
          <w:ilvl w:val="5"/>
          <w:numId w:val="3"/>
        </w:numPr>
      </w:pPr>
      <w:r>
        <w:t xml:space="preserve">Was this change in bleeding bothersome to you? </w:t>
      </w:r>
    </w:p>
    <w:p w:rsidR="00F6365C" w:rsidP="00F6365C" w:rsidRDefault="637E56F1" w14:paraId="67C813F5" w14:textId="77777777">
      <w:pPr>
        <w:pStyle w:val="ListParagraph"/>
        <w:numPr>
          <w:ilvl w:val="6"/>
          <w:numId w:val="3"/>
        </w:numPr>
      </w:pPr>
      <w:r>
        <w:t>Why/why not?</w:t>
      </w:r>
    </w:p>
    <w:p w:rsidR="00437E18" w:rsidP="003A09F2" w:rsidRDefault="00437E18" w14:paraId="624F2132" w14:textId="77777777">
      <w:pPr>
        <w:pStyle w:val="ListParagraph"/>
        <w:ind w:left="2880"/>
      </w:pPr>
    </w:p>
    <w:p w:rsidR="00F6365C" w:rsidP="00F6365C" w:rsidRDefault="637E56F1" w14:paraId="01B29D63" w14:textId="539BD935">
      <w:pPr>
        <w:pStyle w:val="ListParagraph"/>
        <w:numPr>
          <w:ilvl w:val="5"/>
          <w:numId w:val="3"/>
        </w:numPr>
      </w:pPr>
      <w:r>
        <w:t>What did you do to try to manage this change?</w:t>
      </w:r>
    </w:p>
    <w:p w:rsidRPr="0015481F" w:rsidR="00F6365C" w:rsidP="00F6365C" w:rsidRDefault="637E56F1" w14:paraId="3C4C8A59" w14:textId="77777777">
      <w:pPr>
        <w:pStyle w:val="ListParagraph"/>
        <w:numPr>
          <w:ilvl w:val="6"/>
          <w:numId w:val="3"/>
        </w:numPr>
      </w:pPr>
      <w:r>
        <w:t>What was the outcome?</w:t>
      </w:r>
    </w:p>
    <w:p w:rsidR="00437E18" w:rsidP="003A09F2" w:rsidRDefault="00437E18" w14:paraId="35DE60E9" w14:textId="77777777">
      <w:pPr>
        <w:pStyle w:val="ListParagraph"/>
        <w:ind w:left="2880"/>
      </w:pPr>
    </w:p>
    <w:p w:rsidR="00F6365C" w:rsidP="00F6365C" w:rsidRDefault="637E56F1" w14:paraId="5F6458B1" w14:textId="10B97586">
      <w:pPr>
        <w:pStyle w:val="ListParagraph"/>
        <w:numPr>
          <w:ilvl w:val="5"/>
          <w:numId w:val="3"/>
        </w:numPr>
      </w:pPr>
      <w:r>
        <w:t>Did you switch to another contraceptive method or stop using contraception altogether?</w:t>
      </w:r>
    </w:p>
    <w:p w:rsidR="00F6365C" w:rsidP="00F6365C" w:rsidRDefault="637E56F1" w14:paraId="27AB5F69" w14:textId="4A52A3D2">
      <w:pPr>
        <w:pStyle w:val="ListParagraph"/>
        <w:numPr>
          <w:ilvl w:val="6"/>
          <w:numId w:val="3"/>
        </w:numPr>
      </w:pPr>
      <w:r>
        <w:t>Why/why not?</w:t>
      </w:r>
    </w:p>
    <w:p w:rsidR="00437E18" w:rsidP="003A09F2" w:rsidRDefault="00437E18" w14:paraId="2767A49F" w14:textId="77777777">
      <w:pPr>
        <w:pStyle w:val="ListParagraph"/>
        <w:ind w:left="2880"/>
      </w:pPr>
    </w:p>
    <w:p w:rsidR="00E43C86" w:rsidP="00E43C86" w:rsidRDefault="637E56F1" w14:paraId="088AC8EC" w14:textId="2F388C35">
      <w:pPr>
        <w:pStyle w:val="ListParagraph"/>
        <w:numPr>
          <w:ilvl w:val="5"/>
          <w:numId w:val="3"/>
        </w:numPr>
      </w:pPr>
      <w:r>
        <w:t xml:space="preserve">How would you feel about taking a pill on top of your contraceptive method to help bring your bleeding back to normal? </w:t>
      </w:r>
    </w:p>
    <w:p w:rsidR="003238B9" w:rsidP="003238B9" w:rsidRDefault="637E56F1" w14:paraId="26C19810" w14:textId="3884FB6B">
      <w:pPr>
        <w:pStyle w:val="ListParagraph"/>
        <w:numPr>
          <w:ilvl w:val="6"/>
          <w:numId w:val="3"/>
        </w:numPr>
      </w:pPr>
      <w:r>
        <w:t>Have you ever been offered anything like this?  If so, please tell me about that experience.</w:t>
      </w:r>
    </w:p>
    <w:p w:rsidR="00C06DD1" w:rsidP="00C06DD1" w:rsidRDefault="00C06DD1" w14:paraId="60ADFDA1" w14:textId="77777777">
      <w:pPr>
        <w:pStyle w:val="ListParagraph"/>
        <w:ind w:left="3060"/>
      </w:pPr>
    </w:p>
    <w:p w:rsidR="00873163" w:rsidP="003A09F2" w:rsidRDefault="00873163" w14:paraId="6DCFF129" w14:textId="77777777">
      <w:pPr>
        <w:pStyle w:val="ListParagraph"/>
        <w:ind w:left="2160"/>
      </w:pPr>
      <w:r w:rsidRPr="005031E7">
        <w:rPr>
          <w:b/>
          <w:bCs/>
        </w:rPr>
        <w:t>IF NO:</w:t>
      </w:r>
      <w:r>
        <w:t xml:space="preserve"> </w:t>
      </w:r>
    </w:p>
    <w:p w:rsidR="008F496D" w:rsidP="008F496D" w:rsidRDefault="637E56F1" w14:paraId="1921B2F5" w14:textId="59F41F2C">
      <w:pPr>
        <w:pStyle w:val="ListParagraph"/>
        <w:numPr>
          <w:ilvl w:val="5"/>
          <w:numId w:val="3"/>
        </w:numPr>
      </w:pPr>
      <w:r>
        <w:t xml:space="preserve">Would it be acceptable to you if your contraceptive method caused your menstruation to be </w:t>
      </w:r>
      <w:r w:rsidRPr="637E56F1">
        <w:rPr>
          <w:u w:val="single"/>
        </w:rPr>
        <w:t>lighter</w:t>
      </w:r>
      <w:r>
        <w:t xml:space="preserve"> than usual?</w:t>
      </w:r>
    </w:p>
    <w:p w:rsidR="008F496D" w:rsidP="008F496D" w:rsidRDefault="637E56F1" w14:paraId="45383A4F" w14:textId="0349A17A">
      <w:pPr>
        <w:pStyle w:val="ListParagraph"/>
        <w:numPr>
          <w:ilvl w:val="6"/>
          <w:numId w:val="3"/>
        </w:numPr>
      </w:pPr>
      <w:r>
        <w:t xml:space="preserve">Why/why not? </w:t>
      </w:r>
    </w:p>
    <w:p w:rsidR="006F3827" w:rsidP="006F3827" w:rsidRDefault="006F3827" w14:paraId="5B4C8FCA" w14:textId="2DA661B6">
      <w:pPr>
        <w:pStyle w:val="ListParagraph"/>
        <w:ind w:left="3060"/>
      </w:pPr>
    </w:p>
    <w:p w:rsidR="006F3827" w:rsidP="579610C3" w:rsidRDefault="35D6E178" w14:paraId="5DC45CEE" w14:textId="66B0ADA6">
      <w:pPr>
        <w:pStyle w:val="ListParagraph"/>
        <w:numPr>
          <w:ilvl w:val="4"/>
          <w:numId w:val="3"/>
        </w:numPr>
      </w:pPr>
      <w:r>
        <w:t xml:space="preserve">Was there a change in the frequency of your menstruation after you started the method? What was the change? Did you start menstruating </w:t>
      </w:r>
      <w:r w:rsidRPr="35D6E178">
        <w:rPr>
          <w:u w:val="single"/>
        </w:rPr>
        <w:t>more frequently</w:t>
      </w:r>
      <w:r>
        <w:t xml:space="preserve"> when you started the method?</w:t>
      </w:r>
    </w:p>
    <w:p w:rsidRPr="001C3571" w:rsidR="00170E45" w:rsidP="00170E45" w:rsidRDefault="00170E45" w14:paraId="30B3F603" w14:textId="77777777">
      <w:pPr>
        <w:pStyle w:val="ListParagraph"/>
        <w:ind w:left="1080"/>
      </w:pPr>
    </w:p>
    <w:p w:rsidR="00170E45" w:rsidP="003A09F2" w:rsidRDefault="00170E45" w14:paraId="1952B438" w14:textId="77777777">
      <w:pPr>
        <w:pStyle w:val="ListParagraph"/>
        <w:ind w:left="2160"/>
      </w:pPr>
      <w:r w:rsidRPr="005031E7">
        <w:rPr>
          <w:b/>
          <w:bCs/>
        </w:rPr>
        <w:t>IF YES:</w:t>
      </w:r>
      <w:r>
        <w:t xml:space="preserve"> </w:t>
      </w:r>
    </w:p>
    <w:p w:rsidR="00B93134" w:rsidP="00F6365C" w:rsidRDefault="00B93134" w14:paraId="3DB310E2" w14:textId="0B110213">
      <w:pPr>
        <w:pStyle w:val="ListParagraph"/>
        <w:numPr>
          <w:ilvl w:val="5"/>
          <w:numId w:val="3"/>
        </w:numPr>
        <w:rPr>
          <w:ins w:author="Kirksey, Kristen" w:date="2023-04-05T00:38:00Z" w:id="9"/>
        </w:rPr>
      </w:pPr>
      <w:ins w:author="Kirksey, Kristen" w:date="2023-04-05T00:35:00Z" w:id="10">
        <w:r>
          <w:t>Can you share details about this change (</w:t>
        </w:r>
      </w:ins>
      <w:ins w:author="Kirksey, Kristen" w:date="2023-04-05T00:36:00Z" w:id="11">
        <w:r>
          <w:t>how frequent was bleeding, how long did this change last</w:t>
        </w:r>
      </w:ins>
      <w:ins w:author="Kirksey, Kristen" w:date="2023-04-05T00:39:00Z" w:id="12">
        <w:r>
          <w:t>)?</w:t>
        </w:r>
      </w:ins>
    </w:p>
    <w:p w:rsidR="00B93134" w:rsidP="00B93134" w:rsidRDefault="00B93134" w14:paraId="06EA4276" w14:textId="77777777">
      <w:pPr>
        <w:pStyle w:val="ListParagraph"/>
        <w:ind w:left="2880"/>
        <w:rPr>
          <w:ins w:author="Kirksey, Kristen" w:date="2023-04-05T00:34:00Z" w:id="13"/>
        </w:rPr>
        <w:pPrChange w:author="Kirksey, Kristen" w:date="2023-04-05T00:38:00Z" w:id="14">
          <w:pPr>
            <w:pStyle w:val="ListParagraph"/>
            <w:numPr>
              <w:ilvl w:val="5"/>
              <w:numId w:val="3"/>
            </w:numPr>
            <w:ind w:left="2880" w:hanging="360"/>
          </w:pPr>
        </w:pPrChange>
      </w:pPr>
    </w:p>
    <w:p w:rsidR="00C06DD1" w:rsidP="00F6365C" w:rsidRDefault="666C74C7" w14:paraId="42A963CF" w14:textId="048D599A">
      <w:pPr>
        <w:pStyle w:val="ListParagraph"/>
        <w:numPr>
          <w:ilvl w:val="5"/>
          <w:numId w:val="3"/>
        </w:numPr>
      </w:pPr>
      <w:r>
        <w:t>How did this change make you feel?</w:t>
      </w:r>
    </w:p>
    <w:p w:rsidR="00C06DD1" w:rsidP="00C06DD1" w:rsidRDefault="00C06DD1" w14:paraId="5E10E738" w14:textId="77777777">
      <w:pPr>
        <w:pStyle w:val="ListParagraph"/>
        <w:ind w:left="2880"/>
      </w:pPr>
    </w:p>
    <w:p w:rsidR="00F6365C" w:rsidP="00F6365C" w:rsidRDefault="666C74C7" w14:paraId="05542330" w14:textId="02E913CD">
      <w:pPr>
        <w:pStyle w:val="ListParagraph"/>
        <w:numPr>
          <w:ilvl w:val="5"/>
          <w:numId w:val="3"/>
        </w:numPr>
      </w:pPr>
      <w:r>
        <w:t xml:space="preserve">Was this change in bleeding bothersome to you? </w:t>
      </w:r>
    </w:p>
    <w:p w:rsidR="00F6365C" w:rsidP="00F6365C" w:rsidRDefault="666C74C7" w14:paraId="07D69579" w14:textId="77777777">
      <w:pPr>
        <w:pStyle w:val="ListParagraph"/>
        <w:numPr>
          <w:ilvl w:val="6"/>
          <w:numId w:val="3"/>
        </w:numPr>
      </w:pPr>
      <w:r>
        <w:t>Why/why not?</w:t>
      </w:r>
    </w:p>
    <w:p w:rsidR="00437E18" w:rsidP="003A09F2" w:rsidRDefault="00437E18" w14:paraId="3867D054" w14:textId="77777777">
      <w:pPr>
        <w:pStyle w:val="ListParagraph"/>
        <w:ind w:left="2880"/>
      </w:pPr>
    </w:p>
    <w:p w:rsidR="00F6365C" w:rsidP="00F6365C" w:rsidRDefault="666C74C7" w14:paraId="4E30FCCD" w14:textId="6487CDD0">
      <w:pPr>
        <w:pStyle w:val="ListParagraph"/>
        <w:numPr>
          <w:ilvl w:val="5"/>
          <w:numId w:val="3"/>
        </w:numPr>
      </w:pPr>
      <w:r>
        <w:t>What did you do to try to manage this change?</w:t>
      </w:r>
    </w:p>
    <w:p w:rsidRPr="0015481F" w:rsidR="00F6365C" w:rsidP="00F6365C" w:rsidRDefault="666C74C7" w14:paraId="485F2701" w14:textId="77777777">
      <w:pPr>
        <w:pStyle w:val="ListParagraph"/>
        <w:numPr>
          <w:ilvl w:val="6"/>
          <w:numId w:val="3"/>
        </w:numPr>
      </w:pPr>
      <w:r>
        <w:t>What was the outcome?</w:t>
      </w:r>
    </w:p>
    <w:p w:rsidR="00437E18" w:rsidP="003A09F2" w:rsidRDefault="00437E18" w14:paraId="54729E1D" w14:textId="77777777">
      <w:pPr>
        <w:pStyle w:val="ListParagraph"/>
        <w:ind w:left="2880"/>
      </w:pPr>
    </w:p>
    <w:p w:rsidR="00F6365C" w:rsidP="00F6365C" w:rsidRDefault="666C74C7" w14:paraId="056825BD" w14:textId="01AFE862">
      <w:pPr>
        <w:pStyle w:val="ListParagraph"/>
        <w:numPr>
          <w:ilvl w:val="5"/>
          <w:numId w:val="3"/>
        </w:numPr>
      </w:pPr>
      <w:r>
        <w:t>Did you switch to another contraceptive method or stop using contraception altogether?</w:t>
      </w:r>
    </w:p>
    <w:p w:rsidR="00F6365C" w:rsidP="00F6365C" w:rsidRDefault="666C74C7" w14:paraId="077C6502" w14:textId="1895E386">
      <w:pPr>
        <w:pStyle w:val="ListParagraph"/>
        <w:numPr>
          <w:ilvl w:val="6"/>
          <w:numId w:val="3"/>
        </w:numPr>
      </w:pPr>
      <w:r>
        <w:t>Why/why not?</w:t>
      </w:r>
    </w:p>
    <w:p w:rsidR="00437E18" w:rsidP="003A09F2" w:rsidRDefault="00437E18" w14:paraId="4E812B7F" w14:textId="77777777">
      <w:pPr>
        <w:pStyle w:val="ListParagraph"/>
        <w:ind w:left="2880"/>
      </w:pPr>
    </w:p>
    <w:p w:rsidR="00E43C86" w:rsidP="00E43C86" w:rsidRDefault="666C74C7" w14:paraId="295BB766" w14:textId="4C28A650">
      <w:pPr>
        <w:pStyle w:val="ListParagraph"/>
        <w:numPr>
          <w:ilvl w:val="5"/>
          <w:numId w:val="3"/>
        </w:numPr>
      </w:pPr>
      <w:r>
        <w:t xml:space="preserve">How would you feel about taking a pill on top of your contraceptive method to help bring your bleeding back to normal? </w:t>
      </w:r>
    </w:p>
    <w:p w:rsidR="003238B9" w:rsidP="003238B9" w:rsidRDefault="666C74C7" w14:paraId="6BF37062" w14:textId="48EF8765">
      <w:pPr>
        <w:pStyle w:val="ListParagraph"/>
        <w:numPr>
          <w:ilvl w:val="6"/>
          <w:numId w:val="3"/>
        </w:numPr>
      </w:pPr>
      <w:r>
        <w:t>Have you ever been offered anything like this?  If so, please tell me about that experience.</w:t>
      </w:r>
    </w:p>
    <w:p w:rsidR="00C06DD1" w:rsidP="00C06DD1" w:rsidRDefault="00C06DD1" w14:paraId="2829F793" w14:textId="77777777">
      <w:pPr>
        <w:pStyle w:val="ListParagraph"/>
        <w:ind w:left="3060"/>
      </w:pPr>
    </w:p>
    <w:p w:rsidR="00170E45" w:rsidP="003A09F2" w:rsidRDefault="00170E45" w14:paraId="1AAC690C" w14:textId="3EE1BBCD">
      <w:pPr>
        <w:pStyle w:val="ListParagraph"/>
        <w:ind w:left="2160"/>
      </w:pPr>
      <w:r w:rsidRPr="005031E7">
        <w:rPr>
          <w:b/>
          <w:bCs/>
        </w:rPr>
        <w:t>IF NO:</w:t>
      </w:r>
      <w:r>
        <w:t xml:space="preserve"> </w:t>
      </w:r>
    </w:p>
    <w:p w:rsidR="00170E45" w:rsidP="00170E45" w:rsidRDefault="666C74C7" w14:paraId="6346A249" w14:textId="39D216CC">
      <w:pPr>
        <w:pStyle w:val="ListParagraph"/>
        <w:numPr>
          <w:ilvl w:val="5"/>
          <w:numId w:val="3"/>
        </w:numPr>
      </w:pPr>
      <w:r>
        <w:t xml:space="preserve">Would it be acceptable to you if your contraceptive method caused your menstruation to be </w:t>
      </w:r>
      <w:r w:rsidRPr="666C74C7">
        <w:rPr>
          <w:u w:val="single"/>
        </w:rPr>
        <w:t>more frequent</w:t>
      </w:r>
      <w:r>
        <w:t xml:space="preserve"> than usual?</w:t>
      </w:r>
    </w:p>
    <w:p w:rsidR="006F3827" w:rsidP="00170E45" w:rsidRDefault="666C74C7" w14:paraId="5FE36DA4" w14:textId="08BC9C5B">
      <w:pPr>
        <w:pStyle w:val="ListParagraph"/>
        <w:numPr>
          <w:ilvl w:val="6"/>
          <w:numId w:val="3"/>
        </w:numPr>
      </w:pPr>
      <w:r>
        <w:t>Why/why not?</w:t>
      </w:r>
    </w:p>
    <w:p w:rsidR="006F3827" w:rsidP="006F3827" w:rsidRDefault="006F3827" w14:paraId="32F21913" w14:textId="1E47CC0C">
      <w:pPr>
        <w:pStyle w:val="ListParagraph"/>
        <w:ind w:left="2160"/>
      </w:pPr>
      <w:r>
        <w:t xml:space="preserve"> </w:t>
      </w:r>
    </w:p>
    <w:p w:rsidR="00170E45" w:rsidP="003A09F2" w:rsidRDefault="579610C3" w14:paraId="0ACA0F1E" w14:textId="6B389D43">
      <w:pPr>
        <w:pStyle w:val="ListParagraph"/>
        <w:numPr>
          <w:ilvl w:val="4"/>
          <w:numId w:val="3"/>
        </w:numPr>
      </w:pPr>
      <w:r>
        <w:t xml:space="preserve">Did you start menstruating </w:t>
      </w:r>
      <w:r w:rsidRPr="579610C3">
        <w:rPr>
          <w:u w:val="single"/>
        </w:rPr>
        <w:t>less frequently, or stop bleeding all together,</w:t>
      </w:r>
      <w:r>
        <w:t xml:space="preserve"> when you started the method?</w:t>
      </w:r>
    </w:p>
    <w:p w:rsidRPr="001C3571" w:rsidR="00170E45" w:rsidP="00170E45" w:rsidRDefault="00170E45" w14:paraId="04B2A215" w14:textId="77777777">
      <w:pPr>
        <w:pStyle w:val="ListParagraph"/>
        <w:ind w:left="1080"/>
      </w:pPr>
    </w:p>
    <w:p w:rsidR="00170E45" w:rsidP="003A09F2" w:rsidRDefault="00170E45" w14:paraId="5400AB3C" w14:textId="4DF7C772">
      <w:pPr>
        <w:pStyle w:val="ListParagraph"/>
        <w:ind w:left="2160"/>
      </w:pPr>
      <w:r w:rsidRPr="005031E7">
        <w:rPr>
          <w:b/>
          <w:bCs/>
        </w:rPr>
        <w:t>IF YES:</w:t>
      </w:r>
      <w:r>
        <w:t xml:space="preserve"> </w:t>
      </w:r>
    </w:p>
    <w:p w:rsidR="00B93134" w:rsidP="00B93134" w:rsidRDefault="00B93134" w14:paraId="4D15F2D1" w14:textId="77777777">
      <w:pPr>
        <w:pStyle w:val="ListParagraph"/>
        <w:numPr>
          <w:ilvl w:val="5"/>
          <w:numId w:val="3"/>
        </w:numPr>
        <w:rPr>
          <w:ins w:author="Kirksey, Kristen" w:date="2023-04-05T00:39:00Z" w:id="15"/>
        </w:rPr>
      </w:pPr>
      <w:ins w:author="Kirksey, Kristen" w:date="2023-04-05T00:39:00Z" w:id="16">
        <w:r>
          <w:t>Can you share details about this change (how frequent was bleeding, how long did this change last)?</w:t>
        </w:r>
      </w:ins>
    </w:p>
    <w:p w:rsidR="00B93134" w:rsidP="00B93134" w:rsidRDefault="00B93134" w14:paraId="7FE941AA" w14:textId="77777777">
      <w:pPr>
        <w:pStyle w:val="ListParagraph"/>
        <w:ind w:left="2880"/>
        <w:rPr>
          <w:ins w:author="Kirksey, Kristen" w:date="2023-04-05T00:39:00Z" w:id="17"/>
        </w:rPr>
        <w:pPrChange w:author="Kirksey, Kristen" w:date="2023-04-05T00:39:00Z" w:id="18">
          <w:pPr>
            <w:pStyle w:val="ListParagraph"/>
            <w:numPr>
              <w:ilvl w:val="5"/>
              <w:numId w:val="3"/>
            </w:numPr>
            <w:ind w:left="2880" w:hanging="360"/>
          </w:pPr>
        </w:pPrChange>
      </w:pPr>
    </w:p>
    <w:p w:rsidR="00C06DD1" w:rsidP="00F6365C" w:rsidRDefault="666C74C7" w14:paraId="4BAC9542" w14:textId="594324D7">
      <w:pPr>
        <w:pStyle w:val="ListParagraph"/>
        <w:numPr>
          <w:ilvl w:val="5"/>
          <w:numId w:val="3"/>
        </w:numPr>
      </w:pPr>
      <w:r>
        <w:t>How did this change make you feel?</w:t>
      </w:r>
    </w:p>
    <w:p w:rsidR="00C06DD1" w:rsidP="00C06DD1" w:rsidRDefault="00C06DD1" w14:paraId="57E7D8D2" w14:textId="77777777">
      <w:pPr>
        <w:pStyle w:val="ListParagraph"/>
        <w:ind w:left="2880"/>
      </w:pPr>
    </w:p>
    <w:p w:rsidR="00F6365C" w:rsidP="00F6365C" w:rsidRDefault="666C74C7" w14:paraId="2E9E351A" w14:textId="498342F5">
      <w:pPr>
        <w:pStyle w:val="ListParagraph"/>
        <w:numPr>
          <w:ilvl w:val="5"/>
          <w:numId w:val="3"/>
        </w:numPr>
      </w:pPr>
      <w:r>
        <w:t xml:space="preserve">Was this change in bleeding bothersome to you? </w:t>
      </w:r>
    </w:p>
    <w:p w:rsidR="00F6365C" w:rsidP="00F6365C" w:rsidRDefault="666C74C7" w14:paraId="0667E983" w14:textId="77777777">
      <w:pPr>
        <w:pStyle w:val="ListParagraph"/>
        <w:numPr>
          <w:ilvl w:val="6"/>
          <w:numId w:val="3"/>
        </w:numPr>
      </w:pPr>
      <w:r>
        <w:t>Why/why not?</w:t>
      </w:r>
    </w:p>
    <w:p w:rsidR="00437E18" w:rsidP="003A09F2" w:rsidRDefault="00437E18" w14:paraId="450677A0" w14:textId="77777777">
      <w:pPr>
        <w:pStyle w:val="ListParagraph"/>
        <w:ind w:left="2880"/>
      </w:pPr>
    </w:p>
    <w:p w:rsidR="00F6365C" w:rsidP="00F6365C" w:rsidRDefault="666C74C7" w14:paraId="5B75E981" w14:textId="4B7AE611">
      <w:pPr>
        <w:pStyle w:val="ListParagraph"/>
        <w:numPr>
          <w:ilvl w:val="5"/>
          <w:numId w:val="3"/>
        </w:numPr>
      </w:pPr>
      <w:r>
        <w:t>What did you do to try to manage this change?</w:t>
      </w:r>
    </w:p>
    <w:p w:rsidRPr="0015481F" w:rsidR="00F6365C" w:rsidP="00F6365C" w:rsidRDefault="666C74C7" w14:paraId="558BEC6D" w14:textId="77777777">
      <w:pPr>
        <w:pStyle w:val="ListParagraph"/>
        <w:numPr>
          <w:ilvl w:val="6"/>
          <w:numId w:val="3"/>
        </w:numPr>
      </w:pPr>
      <w:r>
        <w:t>What was the outcome?</w:t>
      </w:r>
    </w:p>
    <w:p w:rsidR="00437E18" w:rsidP="003A09F2" w:rsidRDefault="00437E18" w14:paraId="2D4668C3" w14:textId="77777777">
      <w:pPr>
        <w:pStyle w:val="ListParagraph"/>
        <w:ind w:left="2880"/>
      </w:pPr>
    </w:p>
    <w:p w:rsidR="00F6365C" w:rsidP="00F6365C" w:rsidRDefault="666C74C7" w14:paraId="73FA0762" w14:textId="2427FDF5">
      <w:pPr>
        <w:pStyle w:val="ListParagraph"/>
        <w:numPr>
          <w:ilvl w:val="5"/>
          <w:numId w:val="3"/>
        </w:numPr>
      </w:pPr>
      <w:r>
        <w:t>Did you switch to another contraceptive method or stop using contraception altogether?</w:t>
      </w:r>
    </w:p>
    <w:p w:rsidR="00F6365C" w:rsidP="00F6365C" w:rsidRDefault="666C74C7" w14:paraId="59FA291F" w14:textId="77777777">
      <w:pPr>
        <w:pStyle w:val="ListParagraph"/>
        <w:numPr>
          <w:ilvl w:val="6"/>
          <w:numId w:val="3"/>
        </w:numPr>
      </w:pPr>
      <w:r>
        <w:t>Why/why not?</w:t>
      </w:r>
    </w:p>
    <w:p w:rsidR="00437E18" w:rsidP="003A09F2" w:rsidRDefault="00437E18" w14:paraId="53906065" w14:textId="77777777">
      <w:pPr>
        <w:pStyle w:val="ListParagraph"/>
        <w:ind w:left="2880"/>
      </w:pPr>
    </w:p>
    <w:p w:rsidR="00E43C86" w:rsidP="00E43C86" w:rsidRDefault="666C74C7" w14:paraId="3E9799C6" w14:textId="012DC2A2">
      <w:pPr>
        <w:pStyle w:val="ListParagraph"/>
        <w:numPr>
          <w:ilvl w:val="5"/>
          <w:numId w:val="3"/>
        </w:numPr>
      </w:pPr>
      <w:r>
        <w:t xml:space="preserve">How would you feel about taking a pill on top of your contraceptive method to help bring your bleeding back to normal? </w:t>
      </w:r>
    </w:p>
    <w:p w:rsidR="003238B9" w:rsidP="003238B9" w:rsidRDefault="666C74C7" w14:paraId="752B3FE2" w14:textId="44D8FB35">
      <w:pPr>
        <w:pStyle w:val="ListParagraph"/>
        <w:numPr>
          <w:ilvl w:val="6"/>
          <w:numId w:val="3"/>
        </w:numPr>
      </w:pPr>
      <w:r>
        <w:t>Have you ever been offered anything like this?  If so, please tell me about that experience.</w:t>
      </w:r>
    </w:p>
    <w:p w:rsidR="00C06DD1" w:rsidP="00C06DD1" w:rsidRDefault="00C06DD1" w14:paraId="532A02B5" w14:textId="77777777">
      <w:pPr>
        <w:pStyle w:val="ListParagraph"/>
        <w:ind w:left="3060"/>
      </w:pPr>
    </w:p>
    <w:p w:rsidR="00170E45" w:rsidP="00CF0C59" w:rsidRDefault="00170E45" w14:paraId="64E2EFA1" w14:textId="77777777">
      <w:pPr>
        <w:pStyle w:val="ListParagraph"/>
        <w:ind w:left="2160"/>
      </w:pPr>
      <w:r w:rsidRPr="005031E7">
        <w:rPr>
          <w:b/>
          <w:bCs/>
        </w:rPr>
        <w:t>IF NO:</w:t>
      </w:r>
      <w:r>
        <w:t xml:space="preserve"> </w:t>
      </w:r>
    </w:p>
    <w:p w:rsidR="00170E45" w:rsidP="00170E45" w:rsidRDefault="666C74C7" w14:paraId="710FF2F0" w14:textId="6CA85117">
      <w:pPr>
        <w:pStyle w:val="ListParagraph"/>
        <w:numPr>
          <w:ilvl w:val="5"/>
          <w:numId w:val="3"/>
        </w:numPr>
      </w:pPr>
      <w:r>
        <w:t>Would it be acceptable to you if your contraceptive method caused your menstruation to be</w:t>
      </w:r>
      <w:r w:rsidRPr="666C74C7">
        <w:rPr>
          <w:u w:val="single"/>
        </w:rPr>
        <w:t xml:space="preserve"> less frequent</w:t>
      </w:r>
      <w:r>
        <w:t xml:space="preserve"> than usual?</w:t>
      </w:r>
    </w:p>
    <w:p w:rsidR="00170E45" w:rsidP="00170E45" w:rsidRDefault="666C74C7" w14:paraId="0BE7E045" w14:textId="75F60D8C">
      <w:pPr>
        <w:pStyle w:val="ListParagraph"/>
        <w:numPr>
          <w:ilvl w:val="6"/>
          <w:numId w:val="3"/>
        </w:numPr>
      </w:pPr>
      <w:r>
        <w:t>Why/why not?</w:t>
      </w:r>
    </w:p>
    <w:p w:rsidR="00437E18" w:rsidP="003A09F2" w:rsidRDefault="00437E18" w14:paraId="71A3EB5F" w14:textId="77777777">
      <w:pPr>
        <w:pStyle w:val="ListParagraph"/>
        <w:ind w:left="2880"/>
      </w:pPr>
    </w:p>
    <w:p w:rsidR="008B4885" w:rsidP="008B4885" w:rsidRDefault="666C74C7" w14:paraId="7B729796" w14:textId="64CEEE96">
      <w:pPr>
        <w:pStyle w:val="ListParagraph"/>
        <w:numPr>
          <w:ilvl w:val="5"/>
          <w:numId w:val="3"/>
        </w:numPr>
      </w:pPr>
      <w:r>
        <w:t xml:space="preserve">Would it be acceptable to you if your contraceptive method caused your menstruation to </w:t>
      </w:r>
      <w:r w:rsidRPr="666C74C7">
        <w:rPr>
          <w:u w:val="single"/>
        </w:rPr>
        <w:t>stop altogether</w:t>
      </w:r>
      <w:r>
        <w:t>?</w:t>
      </w:r>
    </w:p>
    <w:p w:rsidR="008B4885" w:rsidP="00AE270C" w:rsidRDefault="666C74C7" w14:paraId="3C0E18B0" w14:textId="5AB03636">
      <w:pPr>
        <w:pStyle w:val="ListParagraph"/>
        <w:numPr>
          <w:ilvl w:val="6"/>
          <w:numId w:val="3"/>
        </w:numPr>
      </w:pPr>
      <w:r>
        <w:t>Why/why not?</w:t>
      </w:r>
    </w:p>
    <w:p w:rsidR="00170E45" w:rsidP="00170E45" w:rsidRDefault="00170E45" w14:paraId="393D96AC" w14:textId="77777777">
      <w:pPr>
        <w:pStyle w:val="ListParagraph"/>
        <w:ind w:left="1080"/>
      </w:pPr>
    </w:p>
    <w:p w:rsidR="006F3827" w:rsidP="00A72760" w:rsidRDefault="006F3827" w14:paraId="271731CB" w14:textId="42495F92">
      <w:pPr>
        <w:pStyle w:val="ListParagraph"/>
        <w:ind w:left="1440"/>
      </w:pPr>
      <w:r w:rsidRPr="000D0077">
        <w:rPr>
          <w:b/>
          <w:bCs/>
        </w:rPr>
        <w:t>REPEAT QUESTION</w:t>
      </w:r>
      <w:r>
        <w:rPr>
          <w:b/>
          <w:bCs/>
        </w:rPr>
        <w:t xml:space="preserve"> </w:t>
      </w:r>
      <w:r w:rsidR="004648D6">
        <w:rPr>
          <w:b/>
          <w:bCs/>
        </w:rPr>
        <w:t>4</w:t>
      </w:r>
      <w:r>
        <w:rPr>
          <w:b/>
          <w:bCs/>
        </w:rPr>
        <w:t xml:space="preserve"> AS APPLICABLE</w:t>
      </w:r>
      <w:r w:rsidRPr="000D0077">
        <w:rPr>
          <w:b/>
          <w:bCs/>
        </w:rPr>
        <w:t xml:space="preserve"> FOR ALL METHODS MENTIONED</w:t>
      </w:r>
      <w:r w:rsidR="004648D6">
        <w:rPr>
          <w:b/>
          <w:bCs/>
        </w:rPr>
        <w:t>. IF ANSWERED QUESTION 4, SKIP TO QUESTION 6.</w:t>
      </w:r>
    </w:p>
    <w:p w:rsidR="00F46C54" w:rsidP="00F46C54" w:rsidRDefault="00F46C54" w14:paraId="2205A256" w14:textId="7F8D277B">
      <w:pPr>
        <w:ind w:left="720"/>
        <w:rPr>
          <w:b/>
          <w:bCs/>
        </w:rPr>
      </w:pPr>
    </w:p>
    <w:p w:rsidRPr="007169C8" w:rsidR="00F46C54" w:rsidP="00F46C54" w:rsidRDefault="00437E18" w14:paraId="773A60CB" w14:textId="368B4DE2">
      <w:pPr>
        <w:ind w:left="720"/>
        <w:rPr>
          <w:b/>
          <w:bCs/>
        </w:rPr>
      </w:pPr>
      <w:r>
        <w:rPr>
          <w:b/>
          <w:bCs/>
        </w:rPr>
        <w:t>[HAS NOT EXPERIENCED BLEEDING CHANGES]</w:t>
      </w:r>
      <w:r w:rsidRPr="007169C8" w:rsidR="00F46C54">
        <w:rPr>
          <w:b/>
          <w:bCs/>
        </w:rPr>
        <w:t>:</w:t>
      </w:r>
    </w:p>
    <w:p w:rsidR="00437E18" w:rsidP="003A09F2" w:rsidRDefault="00437E18" w14:paraId="0FA31A68" w14:textId="77777777">
      <w:pPr>
        <w:pStyle w:val="ListParagraph"/>
        <w:ind w:left="1080"/>
      </w:pPr>
    </w:p>
    <w:p w:rsidR="00F46C54" w:rsidP="00F46C54" w:rsidRDefault="28CA31FE" w14:paraId="15A03B2B" w14:textId="5434FB8C">
      <w:pPr>
        <w:pStyle w:val="ListParagraph"/>
        <w:numPr>
          <w:ilvl w:val="3"/>
          <w:numId w:val="3"/>
        </w:numPr>
        <w:ind w:left="1080" w:hanging="360"/>
      </w:pPr>
      <w:r>
        <w:t xml:space="preserve">Would it be acceptable to you if there were any changes to your menstruation related to your use of contraception? </w:t>
      </w:r>
    </w:p>
    <w:p w:rsidR="00F46C54" w:rsidP="00F46C54" w:rsidRDefault="00F46C54" w14:paraId="3F0A97FE" w14:textId="77777777">
      <w:pPr>
        <w:pStyle w:val="ListParagraph"/>
        <w:ind w:left="1080"/>
      </w:pPr>
    </w:p>
    <w:p w:rsidR="00F46C54" w:rsidP="00F46C54" w:rsidRDefault="637E56F1" w14:paraId="1475CE08" w14:textId="6C24385F">
      <w:pPr>
        <w:pStyle w:val="ListParagraph"/>
        <w:numPr>
          <w:ilvl w:val="4"/>
          <w:numId w:val="3"/>
        </w:numPr>
        <w:tabs>
          <w:tab w:val="num" w:pos="9648"/>
        </w:tabs>
      </w:pPr>
      <w:r>
        <w:t xml:space="preserve">What about if your menstruation was </w:t>
      </w:r>
      <w:r w:rsidRPr="637E56F1">
        <w:rPr>
          <w:u w:val="single"/>
        </w:rPr>
        <w:t>heavier</w:t>
      </w:r>
      <w:r>
        <w:t xml:space="preserve"> than usual?</w:t>
      </w:r>
    </w:p>
    <w:p w:rsidR="00F46C54" w:rsidP="00F46C54" w:rsidRDefault="637E56F1" w14:paraId="066DCBD2" w14:textId="77777777">
      <w:pPr>
        <w:pStyle w:val="ListParagraph"/>
        <w:numPr>
          <w:ilvl w:val="5"/>
          <w:numId w:val="3"/>
        </w:numPr>
        <w:rPr>
          <w:ins w:author="Kirksey, Kristen" w:date="2023-04-05T00:42:00Z" w:id="19"/>
        </w:rPr>
      </w:pPr>
      <w:r>
        <w:t>Why/why not?</w:t>
      </w:r>
    </w:p>
    <w:p w:rsidR="00B93134" w:rsidP="00F46C54" w:rsidRDefault="00B93134" w14:paraId="300F0F09" w14:textId="19760620">
      <w:pPr>
        <w:pStyle w:val="ListParagraph"/>
        <w:numPr>
          <w:ilvl w:val="5"/>
          <w:numId w:val="3"/>
        </w:numPr>
      </w:pPr>
      <w:ins w:author="Kirksey, Kristen" w:date="2023-04-05T00:42:00Z" w:id="20">
        <w:r>
          <w:t>Specifically, how heavy would be acceptable?</w:t>
        </w:r>
      </w:ins>
    </w:p>
    <w:p w:rsidR="00437E18" w:rsidP="003A09F2" w:rsidRDefault="00437E18" w14:paraId="3D71F04A" w14:textId="77777777">
      <w:pPr>
        <w:pStyle w:val="ListParagraph"/>
        <w:ind w:left="2160"/>
      </w:pPr>
    </w:p>
    <w:p w:rsidR="00F46C54" w:rsidP="00F46C54" w:rsidRDefault="637E56F1" w14:paraId="3D30F2A2" w14:textId="7F38B483">
      <w:pPr>
        <w:pStyle w:val="ListParagraph"/>
        <w:numPr>
          <w:ilvl w:val="4"/>
          <w:numId w:val="3"/>
        </w:numPr>
        <w:tabs>
          <w:tab w:val="num" w:pos="9648"/>
        </w:tabs>
      </w:pPr>
      <w:r>
        <w:t xml:space="preserve">What about if your menstruation was </w:t>
      </w:r>
      <w:r w:rsidRPr="637E56F1">
        <w:rPr>
          <w:u w:val="single"/>
        </w:rPr>
        <w:t>lighter</w:t>
      </w:r>
      <w:r>
        <w:t xml:space="preserve"> than usual?</w:t>
      </w:r>
    </w:p>
    <w:p w:rsidR="00F46C54" w:rsidP="00F46C54" w:rsidRDefault="637E56F1" w14:paraId="19D9054C" w14:textId="6ABADCAE">
      <w:pPr>
        <w:pStyle w:val="ListParagraph"/>
        <w:numPr>
          <w:ilvl w:val="5"/>
          <w:numId w:val="3"/>
        </w:numPr>
        <w:rPr>
          <w:ins w:author="Kirksey, Kristen" w:date="2023-04-05T00:42:00Z" w:id="21"/>
        </w:rPr>
      </w:pPr>
      <w:r>
        <w:t>Why/why not?</w:t>
      </w:r>
    </w:p>
    <w:p w:rsidR="00B93134" w:rsidP="00B93134" w:rsidRDefault="00B93134" w14:paraId="78799996" w14:textId="3E6B813C">
      <w:pPr>
        <w:pStyle w:val="ListParagraph"/>
        <w:numPr>
          <w:ilvl w:val="5"/>
          <w:numId w:val="3"/>
        </w:numPr>
      </w:pPr>
      <w:ins w:author="Kirksey, Kristen" w:date="2023-04-05T00:42:00Z" w:id="22">
        <w:r>
          <w:t xml:space="preserve">Specifically, how </w:t>
        </w:r>
        <w:r>
          <w:t>light</w:t>
        </w:r>
        <w:r>
          <w:t xml:space="preserve"> would be acceptable?</w:t>
        </w:r>
      </w:ins>
    </w:p>
    <w:p w:rsidR="00437E18" w:rsidP="00CF0C59" w:rsidRDefault="00437E18" w14:paraId="6B2641A3" w14:textId="77777777">
      <w:pPr>
        <w:pStyle w:val="ListParagraph"/>
        <w:ind w:left="2160"/>
      </w:pPr>
    </w:p>
    <w:p w:rsidR="00F46C54" w:rsidP="00F46C54" w:rsidRDefault="637E56F1" w14:paraId="35AD0349" w14:textId="571C1389">
      <w:pPr>
        <w:pStyle w:val="ListParagraph"/>
        <w:numPr>
          <w:ilvl w:val="4"/>
          <w:numId w:val="3"/>
        </w:numPr>
        <w:tabs>
          <w:tab w:val="num" w:pos="9648"/>
        </w:tabs>
      </w:pPr>
      <w:r>
        <w:t xml:space="preserve">What about if you were menstruating </w:t>
      </w:r>
      <w:r w:rsidRPr="637E56F1">
        <w:rPr>
          <w:u w:val="single"/>
        </w:rPr>
        <w:t>more frequently</w:t>
      </w:r>
      <w:r>
        <w:t xml:space="preserve"> than usual?</w:t>
      </w:r>
    </w:p>
    <w:p w:rsidR="00F46C54" w:rsidP="00F46C54" w:rsidRDefault="637E56F1" w14:paraId="4963D6B8" w14:textId="4805078F">
      <w:pPr>
        <w:pStyle w:val="ListParagraph"/>
        <w:numPr>
          <w:ilvl w:val="5"/>
          <w:numId w:val="3"/>
        </w:numPr>
        <w:rPr>
          <w:ins w:author="Kirksey, Kristen" w:date="2023-04-05T00:43:00Z" w:id="23"/>
        </w:rPr>
      </w:pPr>
      <w:r>
        <w:t>Why/why not?</w:t>
      </w:r>
    </w:p>
    <w:p w:rsidR="000918B4" w:rsidP="000918B4" w:rsidRDefault="000918B4" w14:paraId="716B458F" w14:textId="34CE29B0">
      <w:pPr>
        <w:pStyle w:val="ListParagraph"/>
        <w:numPr>
          <w:ilvl w:val="5"/>
          <w:numId w:val="3"/>
        </w:numPr>
      </w:pPr>
      <w:ins w:author="Kirksey, Kristen" w:date="2023-04-05T00:43:00Z" w:id="24">
        <w:r>
          <w:t xml:space="preserve">Specifically, how </w:t>
        </w:r>
        <w:r>
          <w:t>frequent</w:t>
        </w:r>
        <w:r>
          <w:t xml:space="preserve"> would be acceptable?</w:t>
        </w:r>
      </w:ins>
    </w:p>
    <w:p w:rsidR="00437E18" w:rsidP="00CF0C59" w:rsidRDefault="00437E18" w14:paraId="634E439A" w14:textId="77777777">
      <w:pPr>
        <w:pStyle w:val="ListParagraph"/>
        <w:ind w:left="2160"/>
      </w:pPr>
    </w:p>
    <w:p w:rsidR="00F46C54" w:rsidP="00F46C54" w:rsidRDefault="637E56F1" w14:paraId="16312A76" w14:textId="35B1065F">
      <w:pPr>
        <w:pStyle w:val="ListParagraph"/>
        <w:numPr>
          <w:ilvl w:val="4"/>
          <w:numId w:val="3"/>
        </w:numPr>
        <w:tabs>
          <w:tab w:val="num" w:pos="9648"/>
        </w:tabs>
      </w:pPr>
      <w:r>
        <w:t xml:space="preserve">What about if you were menstruating </w:t>
      </w:r>
      <w:r w:rsidRPr="637E56F1">
        <w:rPr>
          <w:u w:val="single"/>
        </w:rPr>
        <w:t>less frequently</w:t>
      </w:r>
      <w:r>
        <w:t xml:space="preserve"> than usual?</w:t>
      </w:r>
    </w:p>
    <w:p w:rsidR="002343AB" w:rsidP="002343AB" w:rsidRDefault="637E56F1" w14:paraId="0560F0F0" w14:textId="07321EEC">
      <w:pPr>
        <w:pStyle w:val="ListParagraph"/>
        <w:numPr>
          <w:ilvl w:val="5"/>
          <w:numId w:val="3"/>
        </w:numPr>
        <w:rPr>
          <w:ins w:author="Kirksey, Kristen" w:date="2023-04-05T00:44:00Z" w:id="25"/>
        </w:rPr>
      </w:pPr>
      <w:r>
        <w:t>Why/why not?</w:t>
      </w:r>
    </w:p>
    <w:p w:rsidR="000918B4" w:rsidP="000918B4" w:rsidRDefault="000918B4" w14:paraId="3122AA81" w14:textId="5131271B">
      <w:pPr>
        <w:pStyle w:val="ListParagraph"/>
        <w:numPr>
          <w:ilvl w:val="5"/>
          <w:numId w:val="3"/>
        </w:numPr>
      </w:pPr>
      <w:ins w:author="Kirksey, Kristen" w:date="2023-04-05T00:44:00Z" w:id="26">
        <w:r>
          <w:t>Specifically, how frequent would be acceptable?</w:t>
        </w:r>
      </w:ins>
    </w:p>
    <w:p w:rsidR="00437E18" w:rsidP="003A09F2" w:rsidRDefault="00437E18" w14:paraId="092486A3" w14:textId="77777777">
      <w:pPr>
        <w:pStyle w:val="ListParagraph"/>
        <w:ind w:left="2160"/>
      </w:pPr>
    </w:p>
    <w:p w:rsidR="00F46C54" w:rsidP="00F46C54" w:rsidRDefault="637E56F1" w14:paraId="7736ADA2" w14:textId="4C8443A9">
      <w:pPr>
        <w:pStyle w:val="ListParagraph"/>
        <w:numPr>
          <w:ilvl w:val="4"/>
          <w:numId w:val="3"/>
        </w:numPr>
        <w:tabs>
          <w:tab w:val="num" w:pos="9648"/>
        </w:tabs>
      </w:pPr>
      <w:r>
        <w:t xml:space="preserve">What about if you </w:t>
      </w:r>
      <w:r w:rsidRPr="637E56F1">
        <w:rPr>
          <w:u w:val="single"/>
        </w:rPr>
        <w:t>stopped menstruating</w:t>
      </w:r>
      <w:r>
        <w:t>?</w:t>
      </w:r>
    </w:p>
    <w:p w:rsidR="00F46C54" w:rsidP="00F46C54" w:rsidRDefault="637E56F1" w14:paraId="07B0059C" w14:textId="65309B02">
      <w:pPr>
        <w:pStyle w:val="ListParagraph"/>
        <w:numPr>
          <w:ilvl w:val="5"/>
          <w:numId w:val="3"/>
        </w:numPr>
        <w:rPr>
          <w:ins w:author="Kirksey, Kristen" w:date="2023-04-05T00:43:00Z" w:id="27"/>
        </w:rPr>
      </w:pPr>
      <w:r>
        <w:t>Why/why not?</w:t>
      </w:r>
    </w:p>
    <w:p w:rsidR="000918B4" w:rsidP="00F46C54" w:rsidRDefault="000918B4" w14:paraId="459E28F8" w14:textId="556817AB">
      <w:pPr>
        <w:pStyle w:val="ListParagraph"/>
        <w:numPr>
          <w:ilvl w:val="5"/>
          <w:numId w:val="3"/>
        </w:numPr>
      </w:pPr>
      <w:ins w:author="Kirksey, Kristen" w:date="2023-04-05T00:43:00Z" w:id="28">
        <w:r>
          <w:t>Specifically, how long would you accept a stop in menstruation?</w:t>
        </w:r>
      </w:ins>
    </w:p>
    <w:p w:rsidRPr="003A09F2" w:rsidR="00437E18" w:rsidP="003A09F2" w:rsidRDefault="00437E18" w14:paraId="16B1E87D" w14:textId="77777777">
      <w:pPr>
        <w:pStyle w:val="ListParagraph"/>
        <w:ind w:left="2160"/>
      </w:pPr>
    </w:p>
    <w:p w:rsidR="00E43C86" w:rsidP="003A09F2" w:rsidRDefault="637E56F1" w14:paraId="77CD64F6" w14:textId="594DBF54">
      <w:pPr>
        <w:pStyle w:val="ListParagraph"/>
        <w:numPr>
          <w:ilvl w:val="4"/>
          <w:numId w:val="3"/>
        </w:numPr>
      </w:pPr>
      <w:r w:rsidRPr="637E56F1">
        <w:rPr>
          <w:u w:val="single"/>
        </w:rPr>
        <w:t>How would you feel about taking a pill</w:t>
      </w:r>
      <w:r>
        <w:t xml:space="preserve"> on top of your contraceptive method to help reduce bleeding changes? </w:t>
      </w:r>
    </w:p>
    <w:p w:rsidR="003238B9" w:rsidP="003A09F2" w:rsidRDefault="637E56F1" w14:paraId="173EAAAE" w14:textId="77777777">
      <w:pPr>
        <w:pStyle w:val="ListParagraph"/>
        <w:numPr>
          <w:ilvl w:val="5"/>
          <w:numId w:val="3"/>
        </w:numPr>
      </w:pPr>
      <w:r>
        <w:t>Have you ever been offered anything like this?  If so, please tell me about that experience.</w:t>
      </w:r>
    </w:p>
    <w:p w:rsidR="00686A20" w:rsidP="00686A20" w:rsidRDefault="00686A20" w14:paraId="0F22BFEF" w14:textId="769EAEB0">
      <w:pPr>
        <w:tabs>
          <w:tab w:val="left" w:pos="1170"/>
        </w:tabs>
      </w:pPr>
    </w:p>
    <w:p w:rsidRPr="00DD7196" w:rsidR="003E7E87" w:rsidP="003E7E87" w:rsidRDefault="003E7E87" w14:paraId="57126801" w14:textId="295FD778">
      <w:pPr>
        <w:rPr>
          <w:b/>
          <w:bCs/>
          <w:sz w:val="32"/>
          <w:szCs w:val="32"/>
        </w:rPr>
      </w:pPr>
      <w:r w:rsidRPr="00DD7196">
        <w:rPr>
          <w:b/>
          <w:bCs/>
          <w:sz w:val="32"/>
          <w:szCs w:val="32"/>
        </w:rPr>
        <w:t xml:space="preserve">DOMAIN </w:t>
      </w:r>
      <w:r>
        <w:rPr>
          <w:b/>
          <w:bCs/>
          <w:sz w:val="32"/>
          <w:szCs w:val="32"/>
        </w:rPr>
        <w:t>2</w:t>
      </w:r>
      <w:r w:rsidRPr="00DD7196">
        <w:rPr>
          <w:b/>
          <w:bCs/>
          <w:sz w:val="32"/>
          <w:szCs w:val="32"/>
        </w:rPr>
        <w:t xml:space="preserve">: CONTRACEPTIVE </w:t>
      </w:r>
      <w:r>
        <w:rPr>
          <w:b/>
          <w:bCs/>
          <w:sz w:val="32"/>
          <w:szCs w:val="32"/>
        </w:rPr>
        <w:t>DECISION-MAKING</w:t>
      </w:r>
    </w:p>
    <w:p w:rsidR="003E7E87" w:rsidP="003E7E87" w:rsidRDefault="003E7E87" w14:paraId="782CC1FB" w14:textId="299CAE45">
      <w:r>
        <w:t>[THE PURPOSE OF THIS SECTION IS TO UNDERSTAND HOW WOMEN UNDERSTAND AND WEIGH THE POTENTIAL BURDEN OF SIDE EFFECTS WHEN DECIDING WHICH CONTRACEPTIVE METHOD TO USE]</w:t>
      </w:r>
    </w:p>
    <w:p w:rsidR="003E7E87" w:rsidP="003E7E87" w:rsidRDefault="003E7E87" w14:paraId="681AAF4B" w14:textId="77777777"/>
    <w:p w:rsidR="003E7E87" w:rsidP="003E7E87" w:rsidRDefault="003E7E87" w14:paraId="62C3CCDA" w14:textId="77982565">
      <w:r>
        <w:t>Now I am going to ask you about how and why you decided to use your current</w:t>
      </w:r>
      <w:r w:rsidR="00651CF2">
        <w:t>/last</w:t>
      </w:r>
      <w:r>
        <w:t xml:space="preserve"> method of contraception. </w:t>
      </w:r>
    </w:p>
    <w:p w:rsidR="003E7E87" w:rsidP="002352AE" w:rsidRDefault="003E7E87" w14:paraId="241012C9" w14:textId="77777777">
      <w:pPr>
        <w:pStyle w:val="ListParagraph"/>
        <w:ind w:left="1152"/>
      </w:pPr>
    </w:p>
    <w:p w:rsidR="003E7E87" w:rsidP="003E7E87" w:rsidRDefault="28CA31FE" w14:paraId="5CF77E08" w14:textId="1C4ABD68">
      <w:pPr>
        <w:pStyle w:val="ListParagraph"/>
        <w:numPr>
          <w:ilvl w:val="3"/>
          <w:numId w:val="3"/>
        </w:numPr>
      </w:pPr>
      <w:r>
        <w:t>First, can you please confirm which method of contraception you are currently using</w:t>
      </w:r>
      <w:r w:rsidR="00FA4852">
        <w:t xml:space="preserve"> or you last used</w:t>
      </w:r>
      <w:r>
        <w:t>? If you are not currently using any form of contraception, what was the last method you used?</w:t>
      </w:r>
    </w:p>
    <w:p w:rsidR="003E7E87" w:rsidP="003E7E87" w:rsidRDefault="003E7E87" w14:paraId="3F18A767" w14:textId="77777777">
      <w:pPr>
        <w:pStyle w:val="ListParagraph"/>
        <w:ind w:left="1152"/>
      </w:pPr>
    </w:p>
    <w:p w:rsidR="00116506" w:rsidP="003E7E87" w:rsidRDefault="28CA31FE" w14:paraId="67D5F560" w14:textId="441F515E">
      <w:pPr>
        <w:pStyle w:val="ListParagraph"/>
        <w:numPr>
          <w:ilvl w:val="3"/>
          <w:numId w:val="3"/>
        </w:numPr>
      </w:pPr>
      <w:r>
        <w:t>Why did you choose [name of method] over other options?</w:t>
      </w:r>
    </w:p>
    <w:p w:rsidR="00865440" w:rsidP="00865440" w:rsidRDefault="00865440" w14:paraId="33D7A42C" w14:textId="77777777">
      <w:pPr>
        <w:pStyle w:val="ListParagraph"/>
      </w:pPr>
    </w:p>
    <w:p w:rsidR="00EF20EF" w:rsidP="00375B85" w:rsidRDefault="637E56F1" w14:paraId="44D96903" w14:textId="1937B9B6">
      <w:pPr>
        <w:pStyle w:val="ListParagraph"/>
        <w:numPr>
          <w:ilvl w:val="4"/>
          <w:numId w:val="3"/>
        </w:numPr>
      </w:pPr>
      <w:r>
        <w:t xml:space="preserve">Did you consider possible side effects, or reactions your body might have, </w:t>
      </w:r>
      <w:r w:rsidRPr="637E56F1">
        <w:rPr>
          <w:i/>
          <w:iCs/>
        </w:rPr>
        <w:t>before</w:t>
      </w:r>
      <w:r>
        <w:t xml:space="preserve"> you started using </w:t>
      </w:r>
      <w:r w:rsidR="00FA4852">
        <w:t xml:space="preserve">your current or last </w:t>
      </w:r>
      <w:r>
        <w:t xml:space="preserve">method? </w:t>
      </w:r>
    </w:p>
    <w:p w:rsidR="00B85920" w:rsidP="003238B9" w:rsidRDefault="00B85920" w14:paraId="5EA44443" w14:textId="50781BDB">
      <w:pPr>
        <w:pStyle w:val="ListParagraph"/>
        <w:ind w:left="2160"/>
      </w:pPr>
    </w:p>
    <w:p w:rsidR="00B85920" w:rsidP="00B85920" w:rsidRDefault="00B85920" w14:paraId="17A4CF1C" w14:textId="003EBE24">
      <w:pPr>
        <w:pStyle w:val="ListParagraph"/>
        <w:ind w:left="2160"/>
      </w:pPr>
      <w:r w:rsidRPr="00865440">
        <w:rPr>
          <w:b/>
          <w:bCs/>
        </w:rPr>
        <w:t>IF YES:</w:t>
      </w:r>
    </w:p>
    <w:p w:rsidR="00116506" w:rsidP="00167C81" w:rsidRDefault="637E56F1" w14:paraId="5FC7C2E3" w14:textId="6F5096D6">
      <w:pPr>
        <w:pStyle w:val="ListParagraph"/>
        <w:numPr>
          <w:ilvl w:val="5"/>
          <w:numId w:val="3"/>
        </w:numPr>
      </w:pPr>
      <w:r>
        <w:t>Which reactions most concerned you?</w:t>
      </w:r>
    </w:p>
    <w:p w:rsidR="00116506" w:rsidP="00CF0C59" w:rsidRDefault="637E56F1" w14:paraId="0FA23C79" w14:textId="720E4FD2">
      <w:pPr>
        <w:pStyle w:val="ListParagraph"/>
        <w:numPr>
          <w:ilvl w:val="6"/>
          <w:numId w:val="3"/>
        </w:numPr>
      </w:pPr>
      <w:r>
        <w:t>Why?</w:t>
      </w:r>
    </w:p>
    <w:p w:rsidR="00437E18" w:rsidP="00CF0C59" w:rsidRDefault="00437E18" w14:paraId="61F3537D" w14:textId="77777777">
      <w:pPr>
        <w:pStyle w:val="ListParagraph"/>
        <w:ind w:left="2880"/>
      </w:pPr>
    </w:p>
    <w:p w:rsidR="00865440" w:rsidP="00167C81" w:rsidRDefault="637E56F1" w14:paraId="006BB93B" w14:textId="6B548804">
      <w:pPr>
        <w:pStyle w:val="ListParagraph"/>
        <w:numPr>
          <w:ilvl w:val="5"/>
          <w:numId w:val="3"/>
        </w:numPr>
      </w:pPr>
      <w:r>
        <w:t xml:space="preserve">Why did you decide to use this method of contraception despite these concerns? </w:t>
      </w:r>
    </w:p>
    <w:p w:rsidR="008C0364" w:rsidP="00B85920" w:rsidRDefault="008C0364" w14:paraId="2B181040" w14:textId="2AD184F7">
      <w:pPr>
        <w:ind w:left="2160"/>
        <w:rPr>
          <w:b/>
          <w:bCs/>
        </w:rPr>
      </w:pPr>
    </w:p>
    <w:p w:rsidRPr="00B85920" w:rsidR="00B85920" w:rsidP="00B85920" w:rsidRDefault="00B85920" w14:paraId="5EF39A6A" w14:textId="2DEBF8BD">
      <w:pPr>
        <w:ind w:left="2160"/>
        <w:rPr>
          <w:b/>
          <w:bCs/>
        </w:rPr>
      </w:pPr>
      <w:r w:rsidRPr="00B85920">
        <w:rPr>
          <w:b/>
          <w:bCs/>
        </w:rPr>
        <w:t>IF NO:</w:t>
      </w:r>
    </w:p>
    <w:p w:rsidR="00B85920" w:rsidP="00167C81" w:rsidRDefault="637E56F1" w14:paraId="63D5E562" w14:textId="561E78B8">
      <w:pPr>
        <w:pStyle w:val="ListParagraph"/>
        <w:numPr>
          <w:ilvl w:val="5"/>
          <w:numId w:val="3"/>
        </w:numPr>
      </w:pPr>
      <w:r>
        <w:t>Why weren’t potential reactions a concern for you?</w:t>
      </w:r>
    </w:p>
    <w:p w:rsidR="00B85920" w:rsidP="00B85920" w:rsidRDefault="00B85920" w14:paraId="74203617" w14:textId="7BB7DC47">
      <w:pPr>
        <w:pStyle w:val="ListParagraph"/>
        <w:ind w:left="2880"/>
      </w:pPr>
    </w:p>
    <w:p w:rsidR="00E63BBE" w:rsidP="00E63BBE" w:rsidRDefault="00E63BBE" w14:paraId="40AA60AA" w14:textId="77777777">
      <w:pPr>
        <w:pStyle w:val="ListParagraph"/>
        <w:ind w:left="2160"/>
      </w:pPr>
    </w:p>
    <w:p w:rsidR="002F3499" w:rsidP="00116506" w:rsidRDefault="637E56F1" w14:paraId="539611AC" w14:textId="112B2EAD">
      <w:pPr>
        <w:pStyle w:val="ListParagraph"/>
        <w:numPr>
          <w:ilvl w:val="4"/>
          <w:numId w:val="3"/>
        </w:numPr>
      </w:pPr>
      <w:r>
        <w:t xml:space="preserve">Did you consider how this method might </w:t>
      </w:r>
      <w:r w:rsidRPr="637E56F1">
        <w:rPr>
          <w:u w:val="single"/>
        </w:rPr>
        <w:t>affect your menstruation</w:t>
      </w:r>
      <w:r>
        <w:t>?</w:t>
      </w:r>
    </w:p>
    <w:p w:rsidR="002F3499" w:rsidP="002F3499" w:rsidRDefault="002F3499" w14:paraId="34F9640B" w14:textId="42E6BA7E">
      <w:pPr>
        <w:pStyle w:val="ListParagraph"/>
        <w:ind w:left="2160"/>
      </w:pPr>
    </w:p>
    <w:p w:rsidR="002F3499" w:rsidP="002F3499" w:rsidRDefault="002F3499" w14:paraId="4C2C735E" w14:textId="14536F1E">
      <w:pPr>
        <w:pStyle w:val="ListParagraph"/>
        <w:ind w:left="2160"/>
      </w:pPr>
      <w:r w:rsidRPr="00865440">
        <w:rPr>
          <w:b/>
          <w:bCs/>
        </w:rPr>
        <w:t>IF YES:</w:t>
      </w:r>
    </w:p>
    <w:p w:rsidR="00437E18" w:rsidP="008C0364" w:rsidRDefault="637E56F1" w14:paraId="14307B84" w14:textId="77777777">
      <w:pPr>
        <w:pStyle w:val="ListParagraph"/>
        <w:numPr>
          <w:ilvl w:val="5"/>
          <w:numId w:val="3"/>
        </w:numPr>
      </w:pPr>
      <w:r>
        <w:t xml:space="preserve">Were you concerned about a specific change to your menstruation? </w:t>
      </w:r>
    </w:p>
    <w:p w:rsidR="008C0364" w:rsidP="00CF0C59" w:rsidRDefault="637E56F1" w14:paraId="1B38AB7B" w14:textId="5CB4498C">
      <w:pPr>
        <w:pStyle w:val="ListParagraph"/>
        <w:numPr>
          <w:ilvl w:val="6"/>
          <w:numId w:val="3"/>
        </w:numPr>
      </w:pPr>
      <w:r w:rsidRPr="637E56F1">
        <w:rPr>
          <w:i/>
          <w:iCs/>
        </w:rPr>
        <w:t>PROBE:</w:t>
      </w:r>
      <w:r>
        <w:t xml:space="preserve"> heavier/lighter flow, more/less frequent?</w:t>
      </w:r>
    </w:p>
    <w:p w:rsidR="00437E18" w:rsidP="00CF0C59" w:rsidRDefault="00437E18" w14:paraId="2198B70D" w14:textId="77777777">
      <w:pPr>
        <w:pStyle w:val="ListParagraph"/>
        <w:ind w:left="2880"/>
      </w:pPr>
    </w:p>
    <w:p w:rsidR="002F3499" w:rsidP="002F3499" w:rsidRDefault="637E56F1" w14:paraId="5FD2BEA0" w14:textId="4ED6CD8F">
      <w:pPr>
        <w:pStyle w:val="ListParagraph"/>
        <w:numPr>
          <w:ilvl w:val="5"/>
          <w:numId w:val="3"/>
        </w:numPr>
      </w:pPr>
      <w:r>
        <w:t>What about this potential change was especially worrisome to you?</w:t>
      </w:r>
    </w:p>
    <w:p w:rsidR="00437E18" w:rsidP="00CF0C59" w:rsidRDefault="00437E18" w14:paraId="460D47B0" w14:textId="77777777">
      <w:pPr>
        <w:pStyle w:val="ListParagraph"/>
        <w:ind w:left="2880"/>
      </w:pPr>
    </w:p>
    <w:p w:rsidR="002F3499" w:rsidP="002F3499" w:rsidRDefault="637E56F1" w14:paraId="32E7E0C9" w14:textId="0B7657AE">
      <w:pPr>
        <w:pStyle w:val="ListParagraph"/>
        <w:numPr>
          <w:ilvl w:val="5"/>
          <w:numId w:val="3"/>
        </w:numPr>
      </w:pPr>
      <w:r>
        <w:t xml:space="preserve">Why did you decide to use this method of contraception despite these concerns? </w:t>
      </w:r>
    </w:p>
    <w:p w:rsidR="008C0364" w:rsidP="002F3499" w:rsidRDefault="008C0364" w14:paraId="61548DD5" w14:textId="1554DCF9">
      <w:pPr>
        <w:ind w:left="2160"/>
        <w:rPr>
          <w:b/>
          <w:bCs/>
        </w:rPr>
      </w:pPr>
    </w:p>
    <w:p w:rsidRPr="00B85920" w:rsidR="002F3499" w:rsidP="002F3499" w:rsidRDefault="002F3499" w14:paraId="04A73EA3" w14:textId="01C0DA71">
      <w:pPr>
        <w:ind w:left="2160"/>
        <w:rPr>
          <w:b/>
          <w:bCs/>
        </w:rPr>
      </w:pPr>
      <w:r w:rsidRPr="00B85920">
        <w:rPr>
          <w:b/>
          <w:bCs/>
        </w:rPr>
        <w:t>IF NO:</w:t>
      </w:r>
    </w:p>
    <w:p w:rsidR="002F3499" w:rsidP="002F3499" w:rsidRDefault="637E56F1" w14:paraId="1F1AAEDC" w14:textId="76654A08">
      <w:pPr>
        <w:pStyle w:val="ListParagraph"/>
        <w:numPr>
          <w:ilvl w:val="5"/>
          <w:numId w:val="3"/>
        </w:numPr>
      </w:pPr>
      <w:r>
        <w:t>Why wasn’t a possible change in your menstruation a concern for you?</w:t>
      </w:r>
      <w:r w:rsidRPr="637E56F1">
        <w:rPr>
          <w:noProof/>
        </w:rPr>
        <w:t xml:space="preserve"> </w:t>
      </w:r>
    </w:p>
    <w:p w:rsidR="002F3499" w:rsidP="00E63BBE" w:rsidRDefault="002F3499" w14:paraId="65F4CCAF" w14:textId="7B5D40DE"/>
    <w:p w:rsidR="00116506" w:rsidP="00116506" w:rsidRDefault="302C1A46" w14:paraId="4AD598FC" w14:textId="2766542C">
      <w:pPr>
        <w:pStyle w:val="ListParagraph"/>
        <w:numPr>
          <w:ilvl w:val="4"/>
          <w:numId w:val="3"/>
        </w:numPr>
      </w:pPr>
      <w:r>
        <w:t xml:space="preserve">Some women are afraid to take hormonal contraception because they believe it will prevent them from having children in the future Were you concerned about how this method might affect your </w:t>
      </w:r>
      <w:r w:rsidRPr="302C1A46">
        <w:rPr>
          <w:u w:val="single"/>
        </w:rPr>
        <w:t>ability to have children or how long it might take you to get pregnant in the future</w:t>
      </w:r>
      <w:r>
        <w:t xml:space="preserve">? </w:t>
      </w:r>
    </w:p>
    <w:p w:rsidR="00E63BBE" w:rsidP="00E63BBE" w:rsidRDefault="00E63BBE" w14:paraId="1C780B85" w14:textId="4EFE7C2F">
      <w:pPr>
        <w:pStyle w:val="ListParagraph"/>
        <w:ind w:left="2160"/>
      </w:pPr>
    </w:p>
    <w:p w:rsidR="00E63BBE" w:rsidP="00E63BBE" w:rsidRDefault="00E63BBE" w14:paraId="55F3F8E6" w14:textId="2FCB1029">
      <w:pPr>
        <w:pStyle w:val="ListParagraph"/>
        <w:ind w:left="2160"/>
      </w:pPr>
      <w:r w:rsidRPr="00FB0D81">
        <w:rPr>
          <w:b/>
          <w:bCs/>
        </w:rPr>
        <w:t>IF YES:</w:t>
      </w:r>
    </w:p>
    <w:p w:rsidR="00865440" w:rsidP="00167C81" w:rsidRDefault="637E56F1" w14:paraId="322B200D" w14:textId="11203A52">
      <w:pPr>
        <w:pStyle w:val="ListParagraph"/>
        <w:numPr>
          <w:ilvl w:val="5"/>
          <w:numId w:val="3"/>
        </w:numPr>
      </w:pPr>
      <w:r>
        <w:t>What made you think you should worry about your ability to have children in the future while using this method?</w:t>
      </w:r>
    </w:p>
    <w:p w:rsidR="00437E18" w:rsidP="00CF0C59" w:rsidRDefault="00437E18" w14:paraId="573A04A7" w14:textId="77777777">
      <w:pPr>
        <w:pStyle w:val="ListParagraph"/>
        <w:ind w:left="2880"/>
      </w:pPr>
    </w:p>
    <w:p w:rsidR="00FB0D81" w:rsidP="00167C81" w:rsidRDefault="637E56F1" w14:paraId="26935B85" w14:textId="1C6A0946">
      <w:pPr>
        <w:pStyle w:val="ListParagraph"/>
        <w:numPr>
          <w:ilvl w:val="5"/>
          <w:numId w:val="3"/>
        </w:numPr>
      </w:pPr>
      <w:r>
        <w:t xml:space="preserve">Can you tell me more specifically about your concerns? </w:t>
      </w:r>
    </w:p>
    <w:p w:rsidR="00437E18" w:rsidP="00CF0C59" w:rsidRDefault="00437E18" w14:paraId="643695D0" w14:textId="77777777">
      <w:pPr>
        <w:pStyle w:val="ListParagraph"/>
        <w:ind w:left="2880"/>
      </w:pPr>
    </w:p>
    <w:p w:rsidR="00FB0D81" w:rsidP="00167C81" w:rsidRDefault="637E56F1" w14:paraId="6DDFE50D" w14:textId="2AF27FB9">
      <w:pPr>
        <w:pStyle w:val="ListParagraph"/>
        <w:numPr>
          <w:ilvl w:val="5"/>
          <w:numId w:val="3"/>
        </w:numPr>
      </w:pPr>
      <w:r>
        <w:t>Why did you decide to use this method despite your concerns?</w:t>
      </w:r>
    </w:p>
    <w:p w:rsidR="00E63BBE" w:rsidP="00E63BBE" w:rsidRDefault="00E63BBE" w14:paraId="32699DFD" w14:textId="4ED4073E">
      <w:pPr>
        <w:ind w:left="2160"/>
      </w:pPr>
    </w:p>
    <w:p w:rsidRPr="00825B21" w:rsidR="00825B21" w:rsidP="00E63BBE" w:rsidRDefault="00825B21" w14:paraId="46EDC77B" w14:textId="0BD6AD86">
      <w:pPr>
        <w:ind w:left="2160"/>
        <w:rPr>
          <w:b/>
          <w:bCs/>
        </w:rPr>
      </w:pPr>
      <w:r w:rsidRPr="00825B21">
        <w:rPr>
          <w:b/>
          <w:bCs/>
        </w:rPr>
        <w:t>IF NO:</w:t>
      </w:r>
    </w:p>
    <w:p w:rsidR="00E63BBE" w:rsidP="00167C81" w:rsidRDefault="637E56F1" w14:paraId="562FAFF4" w14:textId="509940CB">
      <w:pPr>
        <w:pStyle w:val="ListParagraph"/>
        <w:numPr>
          <w:ilvl w:val="5"/>
          <w:numId w:val="3"/>
        </w:numPr>
      </w:pPr>
      <w:r>
        <w:t>Why wasn’t a possible change to your fertility a concern for you?</w:t>
      </w:r>
    </w:p>
    <w:p w:rsidR="00116506" w:rsidP="00116506" w:rsidRDefault="00116506" w14:paraId="33A70D52" w14:textId="77777777">
      <w:pPr>
        <w:pStyle w:val="ListParagraph"/>
      </w:pPr>
    </w:p>
    <w:p w:rsidR="00825B21" w:rsidP="00825B21" w:rsidRDefault="00376157" w14:paraId="21961751" w14:textId="5D6816D3">
      <w:pPr>
        <w:pStyle w:val="ListParagraph"/>
        <w:ind w:left="2160"/>
      </w:pPr>
      <w:r w:rsidRPr="00B52B94">
        <w:t xml:space="preserve">[AFTER PARTICIPANT ANSWERS: We know some women believe that use of hormonal contraceptive will prevent future children, this is </w:t>
      </w:r>
      <w:r w:rsidRPr="00B52B94">
        <w:rPr>
          <w:u w:val="single"/>
        </w:rPr>
        <w:t>not</w:t>
      </w:r>
      <w:r w:rsidRPr="00B52B94">
        <w:t xml:space="preserve"> medically accurate, however we know this is still a big concern for many people.]</w:t>
      </w:r>
    </w:p>
    <w:p w:rsidR="00B52B94" w:rsidP="00825B21" w:rsidRDefault="00B52B94" w14:paraId="535C1DEF" w14:textId="77777777">
      <w:pPr>
        <w:pStyle w:val="ListParagraph"/>
        <w:ind w:left="2160"/>
      </w:pPr>
    </w:p>
    <w:p w:rsidR="003E7E87" w:rsidP="00825B21" w:rsidRDefault="28CA31FE" w14:paraId="5184EF4A" w14:textId="59171B7B">
      <w:pPr>
        <w:pStyle w:val="ListParagraph"/>
        <w:numPr>
          <w:ilvl w:val="3"/>
          <w:numId w:val="3"/>
        </w:numPr>
      </w:pPr>
      <w:r>
        <w:t>Was anyone else, other than a health care provider, involved in your decision to use this method of contraception?</w:t>
      </w:r>
    </w:p>
    <w:p w:rsidR="00825B21" w:rsidP="00825B21" w:rsidRDefault="00825B21" w14:paraId="5AA5C5F2" w14:textId="3726B1FC">
      <w:pPr>
        <w:pStyle w:val="ListParagraph"/>
        <w:ind w:left="1152"/>
      </w:pPr>
    </w:p>
    <w:p w:rsidR="00825B21" w:rsidP="00825B21" w:rsidRDefault="00825B21" w14:paraId="648B4D0C" w14:textId="242110FE">
      <w:pPr>
        <w:pStyle w:val="ListParagraph"/>
        <w:ind w:left="1152"/>
      </w:pPr>
      <w:r w:rsidRPr="00116506">
        <w:rPr>
          <w:b/>
          <w:bCs/>
        </w:rPr>
        <w:t>IF YES:</w:t>
      </w:r>
    </w:p>
    <w:p w:rsidR="00825B21" w:rsidP="00825B21" w:rsidRDefault="637E56F1" w14:paraId="5115C635" w14:textId="05AD2F9C">
      <w:pPr>
        <w:pStyle w:val="ListParagraph"/>
        <w:numPr>
          <w:ilvl w:val="4"/>
          <w:numId w:val="3"/>
        </w:numPr>
      </w:pPr>
      <w:bookmarkStart w:name="_Hlk123898496" w:id="29"/>
      <w:r>
        <w:t>Can you tell me about who this person is and how they were involved in your decision?</w:t>
      </w:r>
    </w:p>
    <w:bookmarkEnd w:id="29"/>
    <w:p w:rsidR="00437E18" w:rsidP="00CF0C59" w:rsidRDefault="00437E18" w14:paraId="291B8A70" w14:textId="77777777">
      <w:pPr>
        <w:pStyle w:val="ListParagraph"/>
        <w:ind w:left="2160"/>
      </w:pPr>
    </w:p>
    <w:p w:rsidR="00FE1192" w:rsidP="00825B21" w:rsidRDefault="637E56F1" w14:paraId="6487247C" w14:textId="1D1E291A">
      <w:pPr>
        <w:pStyle w:val="ListParagraph"/>
        <w:numPr>
          <w:ilvl w:val="4"/>
          <w:numId w:val="3"/>
        </w:numPr>
      </w:pPr>
      <w:r>
        <w:t>Can you tell me about the conversation you had?</w:t>
      </w:r>
    </w:p>
    <w:p w:rsidR="00437E18" w:rsidP="00CF0C59" w:rsidRDefault="00437E18" w14:paraId="6764BAE9" w14:textId="77777777">
      <w:pPr>
        <w:pStyle w:val="ListParagraph"/>
        <w:ind w:left="2160"/>
      </w:pPr>
      <w:bookmarkStart w:name="_Hlk123898511" w:id="30"/>
    </w:p>
    <w:p w:rsidR="00FE1192" w:rsidP="00825B21" w:rsidRDefault="637E56F1" w14:paraId="5BFA20A2" w14:textId="73AC86AE">
      <w:pPr>
        <w:pStyle w:val="ListParagraph"/>
        <w:numPr>
          <w:ilvl w:val="4"/>
          <w:numId w:val="3"/>
        </w:numPr>
      </w:pPr>
      <w:r>
        <w:t>What did this person have to say about the ways your body might react to hormonal contraception?</w:t>
      </w:r>
    </w:p>
    <w:p w:rsidR="00437E18" w:rsidP="00CF0C59" w:rsidRDefault="00437E18" w14:paraId="65DC8EFD" w14:textId="77777777">
      <w:pPr>
        <w:pStyle w:val="ListParagraph"/>
        <w:ind w:left="2160"/>
      </w:pPr>
    </w:p>
    <w:p w:rsidR="00B37AC0" w:rsidP="00825B21" w:rsidRDefault="637E56F1" w14:paraId="02093B73" w14:textId="4F54F841">
      <w:pPr>
        <w:pStyle w:val="ListParagraph"/>
        <w:numPr>
          <w:ilvl w:val="4"/>
          <w:numId w:val="3"/>
        </w:numPr>
      </w:pPr>
      <w:r>
        <w:t>How did this conversation make you feel?</w:t>
      </w:r>
    </w:p>
    <w:p w:rsidR="005D6014" w:rsidP="005D6014" w:rsidRDefault="005D6014" w14:paraId="5BD3594D" w14:textId="77777777">
      <w:pPr>
        <w:pStyle w:val="ListParagraph"/>
      </w:pPr>
    </w:p>
    <w:p w:rsidR="005D6014" w:rsidP="00825B21" w:rsidRDefault="637E56F1" w14:paraId="09C4B6F3" w14:textId="12D67D43">
      <w:pPr>
        <w:pStyle w:val="ListParagraph"/>
        <w:numPr>
          <w:ilvl w:val="4"/>
          <w:numId w:val="3"/>
        </w:numPr>
      </w:pPr>
      <w:r>
        <w:t>How did it affect your final decision?</w:t>
      </w:r>
    </w:p>
    <w:bookmarkEnd w:id="30"/>
    <w:p w:rsidR="00825B21" w:rsidP="00825B21" w:rsidRDefault="00825B21" w14:paraId="223F1C1C" w14:textId="6286EFEE">
      <w:pPr>
        <w:ind w:left="720" w:firstLine="450"/>
      </w:pPr>
    </w:p>
    <w:p w:rsidR="003E7E87" w:rsidP="003E7E87" w:rsidRDefault="003E7E87" w14:paraId="2FE52B43" w14:textId="256E0C5D">
      <w:pPr>
        <w:pStyle w:val="ListParagraph"/>
        <w:ind w:left="2880"/>
      </w:pPr>
    </w:p>
    <w:p w:rsidRPr="001A0C87" w:rsidR="001A0C87" w:rsidP="001A0C87" w:rsidRDefault="001A0C87" w14:paraId="2DA240B9" w14:textId="29FA34F7">
      <w:pPr>
        <w:rPr>
          <w:b/>
          <w:bCs/>
          <w:sz w:val="32"/>
          <w:szCs w:val="32"/>
        </w:rPr>
      </w:pPr>
      <w:r w:rsidRPr="001A0C87">
        <w:rPr>
          <w:b/>
          <w:bCs/>
          <w:sz w:val="32"/>
          <w:szCs w:val="32"/>
        </w:rPr>
        <w:t xml:space="preserve">DOMAIN </w:t>
      </w:r>
      <w:r w:rsidR="00AF0397">
        <w:rPr>
          <w:b/>
          <w:bCs/>
          <w:sz w:val="32"/>
          <w:szCs w:val="32"/>
        </w:rPr>
        <w:t>3</w:t>
      </w:r>
      <w:r w:rsidRPr="001A0C87">
        <w:rPr>
          <w:b/>
          <w:bCs/>
          <w:sz w:val="32"/>
          <w:szCs w:val="32"/>
        </w:rPr>
        <w:t>: PREFERENCES FOR SUPPORT</w:t>
      </w:r>
    </w:p>
    <w:p w:rsidR="001A0C87" w:rsidP="001A0C87" w:rsidRDefault="001A0C87" w14:paraId="0FCB2A6F" w14:textId="4334A6CF">
      <w:r>
        <w:t>[THE PURPOSE OF THIS SECTION IS TO UNDERSTAND WOMEN’S EXPERIENCES WITH CONTRACEPTIVE COUNSELING AND FOLLOW-UP, AND THEIR PREFERENCES FOR RECEIVING ENHANCED SUPPORT IN THESE AREAS]</w:t>
      </w:r>
    </w:p>
    <w:p w:rsidR="00C5342C" w:rsidP="001A0C87" w:rsidRDefault="00C5342C" w14:paraId="55F01FC7" w14:textId="77FFECA8"/>
    <w:p w:rsidR="00C5342C" w:rsidP="001A0C87" w:rsidRDefault="00C5342C" w14:paraId="3026E14B" w14:textId="2E5FA648">
      <w:r>
        <w:t xml:space="preserve">Now I am going to ask you some questions related to your experiences obtaining contraception and what might make these experiences better. </w:t>
      </w:r>
    </w:p>
    <w:p w:rsidR="008D3EB4" w:rsidP="001A0C87" w:rsidRDefault="008D3EB4" w14:paraId="6B15ABA0" w14:textId="77777777"/>
    <w:p w:rsidR="00EF282F" w:rsidP="003F7B5F" w:rsidRDefault="00EF282F" w14:paraId="1AA6106F" w14:textId="77777777"/>
    <w:p w:rsidR="003F7B5F" w:rsidP="00A72760" w:rsidRDefault="00D63D5F" w14:paraId="52034AE6" w14:textId="2F15F0A5">
      <w:pPr>
        <w:pStyle w:val="ListParagraph"/>
        <w:numPr>
          <w:ilvl w:val="3"/>
          <w:numId w:val="3"/>
        </w:numPr>
      </w:pPr>
      <w:r w:rsidRPr="003F7B5F">
        <w:t>Please think back to the first time you went to get your current</w:t>
      </w:r>
      <w:r w:rsidR="00AD482C">
        <w:t xml:space="preserve"> [or most recent]</w:t>
      </w:r>
      <w:r w:rsidRPr="003F7B5F">
        <w:t xml:space="preserve"> contraceptive method.</w:t>
      </w:r>
      <w:r w:rsidR="003A2421">
        <w:t xml:space="preserve"> </w:t>
      </w:r>
      <w:r w:rsidR="003F7B5F">
        <w:t>Where did you go?</w:t>
      </w:r>
    </w:p>
    <w:p w:rsidR="003A2421" w:rsidP="003A2421" w:rsidRDefault="003A2421" w14:paraId="5AA197C4" w14:textId="77777777">
      <w:pPr>
        <w:pStyle w:val="ListParagraph"/>
      </w:pPr>
    </w:p>
    <w:p w:rsidR="003F7B5F" w:rsidP="003A2421" w:rsidRDefault="003F7B5F" w14:paraId="3A62A9AD" w14:textId="340743AD">
      <w:pPr>
        <w:pStyle w:val="ListParagraph"/>
        <w:numPr>
          <w:ilvl w:val="4"/>
          <w:numId w:val="13"/>
        </w:numPr>
        <w:ind w:left="2160" w:hanging="720"/>
      </w:pPr>
      <w:r>
        <w:t>Why this place?</w:t>
      </w:r>
    </w:p>
    <w:p w:rsidR="00CF0C59" w:rsidP="00CF0C59" w:rsidRDefault="00CF0C59" w14:paraId="15BC044A" w14:textId="77777777">
      <w:pPr>
        <w:pStyle w:val="ListParagraph"/>
        <w:ind w:left="2160"/>
      </w:pPr>
    </w:p>
    <w:p w:rsidR="00CF0C59" w:rsidP="003A2421" w:rsidRDefault="00CF0C59" w14:paraId="54A24626" w14:textId="07F0C957">
      <w:pPr>
        <w:pStyle w:val="ListParagraph"/>
        <w:numPr>
          <w:ilvl w:val="4"/>
          <w:numId w:val="13"/>
        </w:numPr>
        <w:ind w:left="2160" w:hanging="720"/>
      </w:pPr>
      <w:r>
        <w:t xml:space="preserve">Who did you meet with? [PROBE: doctor, nurse, community health volunteer] </w:t>
      </w:r>
    </w:p>
    <w:p w:rsidR="009E5CA9" w:rsidP="009E5CA9" w:rsidRDefault="009E5CA9" w14:paraId="3F0F789A" w14:textId="77777777">
      <w:pPr>
        <w:pStyle w:val="ListParagraph"/>
      </w:pPr>
    </w:p>
    <w:p w:rsidR="009E5CA9" w:rsidP="003A2421" w:rsidRDefault="009E5CA9" w14:paraId="3B68D065" w14:textId="61C544F1">
      <w:pPr>
        <w:pStyle w:val="ListParagraph"/>
        <w:numPr>
          <w:ilvl w:val="4"/>
          <w:numId w:val="13"/>
        </w:numPr>
        <w:ind w:left="2160" w:hanging="720"/>
      </w:pPr>
      <w:r>
        <w:t>How did you feel during the visit?</w:t>
      </w:r>
    </w:p>
    <w:p w:rsidR="003A2421" w:rsidP="003A2421" w:rsidRDefault="003A2421" w14:paraId="44376B4C" w14:textId="77777777">
      <w:pPr>
        <w:pStyle w:val="ListParagraph"/>
        <w:ind w:left="2160"/>
      </w:pPr>
    </w:p>
    <w:p w:rsidR="003F7B5F" w:rsidP="00A72760" w:rsidRDefault="003F7B5F" w14:paraId="3DF99065" w14:textId="0309CCBD">
      <w:pPr>
        <w:pStyle w:val="ListParagraph"/>
        <w:numPr>
          <w:ilvl w:val="3"/>
          <w:numId w:val="3"/>
        </w:numPr>
      </w:pPr>
      <w:r>
        <w:t>What kind of information were you provided during this first visit?</w:t>
      </w:r>
    </w:p>
    <w:p w:rsidR="003A2421" w:rsidP="003A2421" w:rsidRDefault="003A2421" w14:paraId="5F9CB47B" w14:textId="77777777">
      <w:pPr>
        <w:pStyle w:val="ListParagraph"/>
      </w:pPr>
    </w:p>
    <w:p w:rsidR="00840A20" w:rsidP="00A72760" w:rsidRDefault="00AD482C" w14:paraId="55227076" w14:textId="13957BC9">
      <w:pPr>
        <w:pStyle w:val="ListParagraph"/>
        <w:numPr>
          <w:ilvl w:val="4"/>
          <w:numId w:val="3"/>
        </w:numPr>
      </w:pPr>
      <w:r>
        <w:t>What were you told about</w:t>
      </w:r>
      <w:r w:rsidR="00840A20">
        <w:t xml:space="preserve"> </w:t>
      </w:r>
      <w:r w:rsidR="00E82AD9">
        <w:t>how your body might react to</w:t>
      </w:r>
      <w:r w:rsidR="00840A20">
        <w:t xml:space="preserve"> the method?</w:t>
      </w:r>
    </w:p>
    <w:p w:rsidR="00437E18" w:rsidP="00CF0C59" w:rsidRDefault="00437E18" w14:paraId="3A39FE16" w14:textId="77777777">
      <w:pPr>
        <w:pStyle w:val="ListParagraph"/>
        <w:ind w:left="2160"/>
      </w:pPr>
    </w:p>
    <w:p w:rsidR="00373762" w:rsidP="00A72760" w:rsidRDefault="00AD482C" w14:paraId="4F81CC8A" w14:textId="0B33324F">
      <w:pPr>
        <w:pStyle w:val="ListParagraph"/>
        <w:numPr>
          <w:ilvl w:val="4"/>
          <w:numId w:val="3"/>
        </w:numPr>
      </w:pPr>
      <w:r>
        <w:t xml:space="preserve">What </w:t>
      </w:r>
      <w:r w:rsidR="00373762">
        <w:t xml:space="preserve">other information </w:t>
      </w:r>
      <w:r>
        <w:t xml:space="preserve">would you have liked to know </w:t>
      </w:r>
      <w:r w:rsidR="00373762">
        <w:t>at th</w:t>
      </w:r>
      <w:r>
        <w:t>at</w:t>
      </w:r>
      <w:r w:rsidR="00373762">
        <w:t xml:space="preserve"> time</w:t>
      </w:r>
      <w:r w:rsidRPr="00AD482C">
        <w:t xml:space="preserve"> </w:t>
      </w:r>
      <w:r>
        <w:t>about how your body might react</w:t>
      </w:r>
      <w:r w:rsidR="00373762">
        <w:t>?</w:t>
      </w:r>
    </w:p>
    <w:p w:rsidR="00373762" w:rsidP="00373762" w:rsidRDefault="00373762" w14:paraId="384523F9" w14:textId="77777777">
      <w:pPr>
        <w:pStyle w:val="ListParagraph"/>
        <w:ind w:left="2160"/>
      </w:pPr>
    </w:p>
    <w:p w:rsidR="00373762" w:rsidP="00A72760" w:rsidRDefault="00A44A08" w14:paraId="67A6F9D4" w14:textId="2D86BC34">
      <w:pPr>
        <w:pStyle w:val="ListParagraph"/>
        <w:numPr>
          <w:ilvl w:val="3"/>
          <w:numId w:val="3"/>
        </w:numPr>
      </w:pPr>
      <w:r>
        <w:t xml:space="preserve">How was information </w:t>
      </w:r>
      <w:r w:rsidR="006F2473">
        <w:t xml:space="preserve">presented to you when you were learning about the ways your body might react to contraception? </w:t>
      </w:r>
      <w:r>
        <w:t>[</w:t>
      </w:r>
      <w:r w:rsidRPr="00FA4852">
        <w:rPr>
          <w:i/>
          <w:iCs/>
        </w:rPr>
        <w:t>PROBE:</w:t>
      </w:r>
      <w:r>
        <w:t xml:space="preserve"> </w:t>
      </w:r>
      <w:r w:rsidR="00450AA9">
        <w:t>Verbally, the provider used models and visual diagrams, the provider offered written information to take home]</w:t>
      </w:r>
    </w:p>
    <w:p w:rsidR="00A44A08" w:rsidP="00373762" w:rsidRDefault="00A44A08" w14:paraId="194F98A9" w14:textId="4190B61B">
      <w:pPr>
        <w:pStyle w:val="ListParagraph"/>
      </w:pPr>
      <w:r>
        <w:t xml:space="preserve"> </w:t>
      </w:r>
    </w:p>
    <w:p w:rsidR="0039096F" w:rsidP="00A72760" w:rsidRDefault="0039096F" w14:paraId="02327086" w14:textId="2230217D">
      <w:pPr>
        <w:pStyle w:val="ListParagraph"/>
        <w:numPr>
          <w:ilvl w:val="4"/>
          <w:numId w:val="3"/>
        </w:numPr>
      </w:pPr>
      <w:r>
        <w:t>How did you feel about the way the information was presented?</w:t>
      </w:r>
    </w:p>
    <w:p w:rsidR="00437E18" w:rsidP="00CF0C59" w:rsidRDefault="00437E18" w14:paraId="5C15C466" w14:textId="77777777">
      <w:pPr>
        <w:pStyle w:val="ListParagraph"/>
        <w:ind w:left="2160"/>
      </w:pPr>
    </w:p>
    <w:p w:rsidR="0039096F" w:rsidP="00A72760" w:rsidRDefault="00AD482C" w14:paraId="2B818ECE" w14:textId="77E2B752">
      <w:pPr>
        <w:pStyle w:val="ListParagraph"/>
        <w:numPr>
          <w:ilvl w:val="4"/>
          <w:numId w:val="3"/>
        </w:numPr>
      </w:pPr>
      <w:r>
        <w:t>What</w:t>
      </w:r>
      <w:r w:rsidR="0039096F">
        <w:t xml:space="preserve"> else</w:t>
      </w:r>
      <w:r>
        <w:t xml:space="preserve"> could</w:t>
      </w:r>
      <w:r w:rsidR="0039096F">
        <w:t xml:space="preserve"> the provider have done to make sure the information you received was </w:t>
      </w:r>
      <w:r w:rsidR="008E0266">
        <w:t>easy to understand and remember?</w:t>
      </w:r>
    </w:p>
    <w:p w:rsidR="00373762" w:rsidP="00373762" w:rsidRDefault="00373762" w14:paraId="0E79C889" w14:textId="77777777"/>
    <w:p w:rsidR="009F5FB3" w:rsidP="00A72760" w:rsidRDefault="009F5FB3" w14:paraId="7F769E35" w14:textId="59968677">
      <w:pPr>
        <w:pStyle w:val="ListParagraph"/>
        <w:numPr>
          <w:ilvl w:val="3"/>
          <w:numId w:val="3"/>
        </w:numPr>
      </w:pPr>
      <w:r>
        <w:t>Were you able to ask questions after</w:t>
      </w:r>
      <w:r w:rsidR="00373762">
        <w:t xml:space="preserve"> receiving information from the provider</w:t>
      </w:r>
      <w:r>
        <w:t>?</w:t>
      </w:r>
    </w:p>
    <w:p w:rsidR="00373762" w:rsidP="00373762" w:rsidRDefault="00373762" w14:paraId="3509021B" w14:textId="77777777">
      <w:pPr>
        <w:pStyle w:val="ListParagraph"/>
      </w:pPr>
    </w:p>
    <w:p w:rsidR="00437E18" w:rsidP="00437E18" w:rsidRDefault="12021391" w14:paraId="1B143C76" w14:textId="77777777">
      <w:pPr>
        <w:ind w:left="720" w:firstLine="720"/>
      </w:pPr>
      <w:r w:rsidRPr="12021391">
        <w:rPr>
          <w:b/>
          <w:bCs/>
        </w:rPr>
        <w:t>IF YES:</w:t>
      </w:r>
      <w:r>
        <w:t xml:space="preserve"> </w:t>
      </w:r>
    </w:p>
    <w:p w:rsidR="12021391" w:rsidP="00A72760" w:rsidRDefault="4D7D9EB3" w14:paraId="12AC5757" w14:textId="7915720D">
      <w:pPr>
        <w:pStyle w:val="ListParagraph"/>
        <w:numPr>
          <w:ilvl w:val="4"/>
          <w:numId w:val="3"/>
        </w:numPr>
      </w:pPr>
      <w:r>
        <w:t xml:space="preserve">How confident were you to ask the questions you wanted to ask? </w:t>
      </w:r>
    </w:p>
    <w:p w:rsidR="12021391" w:rsidP="00A72760" w:rsidRDefault="4E69BE15" w14:paraId="5471CFED" w14:textId="34B1860F">
      <w:pPr>
        <w:pStyle w:val="ListParagraph"/>
        <w:numPr>
          <w:ilvl w:val="4"/>
          <w:numId w:val="3"/>
        </w:numPr>
      </w:pPr>
      <w:r>
        <w:t>Was there any question you wanted to ask but you didn’t? Why?</w:t>
      </w:r>
    </w:p>
    <w:p w:rsidR="009F5FB3" w:rsidP="00A72760" w:rsidRDefault="579610C3" w14:paraId="00FA7F5A" w14:textId="751E00DE">
      <w:pPr>
        <w:pStyle w:val="ListParagraph"/>
        <w:numPr>
          <w:ilvl w:val="4"/>
          <w:numId w:val="3"/>
        </w:numPr>
      </w:pPr>
      <w:r>
        <w:t>How satisfied were you with the provider’s responses?</w:t>
      </w:r>
    </w:p>
    <w:p w:rsidR="00437E18" w:rsidP="00437E18" w:rsidRDefault="00437E18" w14:paraId="3461A7D2" w14:textId="77777777">
      <w:pPr>
        <w:ind w:left="1440"/>
        <w:rPr>
          <w:b/>
          <w:bCs/>
        </w:rPr>
      </w:pPr>
    </w:p>
    <w:p w:rsidR="00437E18" w:rsidP="00437E18" w:rsidRDefault="00373762" w14:paraId="5C215CC5" w14:textId="77777777">
      <w:pPr>
        <w:ind w:left="1440"/>
      </w:pPr>
      <w:r w:rsidRPr="00437E18">
        <w:rPr>
          <w:b/>
          <w:bCs/>
        </w:rPr>
        <w:t>IF NO:</w:t>
      </w:r>
      <w:r>
        <w:t xml:space="preserve"> </w:t>
      </w:r>
    </w:p>
    <w:p w:rsidR="00373762" w:rsidP="00A72760" w:rsidRDefault="579610C3" w14:paraId="3E5694EE" w14:textId="216FE142">
      <w:pPr>
        <w:pStyle w:val="ListParagraph"/>
        <w:numPr>
          <w:ilvl w:val="4"/>
          <w:numId w:val="3"/>
        </w:numPr>
      </w:pPr>
      <w:r>
        <w:t>Did you have questions that went unanswered?</w:t>
      </w:r>
    </w:p>
    <w:p w:rsidRPr="00373762" w:rsidR="00373762" w:rsidP="00A72760" w:rsidRDefault="12021391" w14:paraId="349C0F1E" w14:textId="60067F3C">
      <w:pPr>
        <w:pStyle w:val="ListParagraph"/>
        <w:numPr>
          <w:ilvl w:val="5"/>
          <w:numId w:val="3"/>
        </w:numPr>
        <w:ind w:left="2970" w:hanging="270"/>
      </w:pPr>
      <w:r>
        <w:t>What were they?</w:t>
      </w:r>
    </w:p>
    <w:p w:rsidR="001A0C87" w:rsidP="008D3EB4" w:rsidRDefault="001A0C87" w14:paraId="1AD2FCCC" w14:textId="3D7E6AB2">
      <w:pPr>
        <w:tabs>
          <w:tab w:val="left" w:pos="2235"/>
        </w:tabs>
      </w:pPr>
    </w:p>
    <w:p w:rsidRPr="00A72760" w:rsidR="008D3EB4" w:rsidP="00A72760" w:rsidRDefault="008D3EB4" w14:paraId="39DEDE40" w14:textId="6BB17B92">
      <w:pPr>
        <w:rPr>
          <w:b/>
        </w:rPr>
      </w:pPr>
    </w:p>
    <w:p w:rsidR="008D3EB4" w:rsidP="00A72760" w:rsidRDefault="008D3EB4" w14:paraId="63D9B3C6" w14:textId="77777777">
      <w:pPr>
        <w:tabs>
          <w:tab w:val="left" w:pos="2235"/>
        </w:tabs>
      </w:pPr>
    </w:p>
    <w:p w:rsidRPr="003F7B5F" w:rsidR="001A0C87" w:rsidP="00A72760" w:rsidRDefault="001A0C87" w14:paraId="2B38F182" w14:textId="12DE733F">
      <w:pPr>
        <w:pStyle w:val="ListParagraph"/>
        <w:numPr>
          <w:ilvl w:val="3"/>
          <w:numId w:val="3"/>
        </w:numPr>
      </w:pPr>
      <w:r w:rsidRPr="003F7B5F">
        <w:t xml:space="preserve">What has it been like </w:t>
      </w:r>
      <w:r w:rsidR="00FA4852">
        <w:t xml:space="preserve">getting your next dose </w:t>
      </w:r>
      <w:r w:rsidR="008D3EB4">
        <w:t>or going back for review of</w:t>
      </w:r>
      <w:r w:rsidRPr="003F7B5F">
        <w:t xml:space="preserve"> th</w:t>
      </w:r>
      <w:r w:rsidRPr="003F7B5F" w:rsidR="0007424E">
        <w:t>is contraceptive</w:t>
      </w:r>
      <w:r w:rsidRPr="003F7B5F">
        <w:t xml:space="preserve"> method since that first time?</w:t>
      </w:r>
    </w:p>
    <w:p w:rsidR="0007424E" w:rsidP="0007424E" w:rsidRDefault="0007424E" w14:paraId="39D8AAB3" w14:textId="77777777">
      <w:pPr>
        <w:pStyle w:val="ListParagraph"/>
      </w:pPr>
    </w:p>
    <w:p w:rsidR="009D3AF5" w:rsidP="00A72760" w:rsidRDefault="009D3AF5" w14:paraId="1DE4DC46" w14:textId="77777777">
      <w:pPr>
        <w:pStyle w:val="ListParagraph"/>
        <w:numPr>
          <w:ilvl w:val="4"/>
          <w:numId w:val="3"/>
        </w:numPr>
      </w:pPr>
      <w:r>
        <w:t>Where do you usually go?</w:t>
      </w:r>
    </w:p>
    <w:p w:rsidR="009D3AF5" w:rsidP="00A72760" w:rsidRDefault="009D3AF5" w14:paraId="6FE32572" w14:textId="744C1DA0">
      <w:pPr>
        <w:pStyle w:val="ListParagraph"/>
        <w:numPr>
          <w:ilvl w:val="5"/>
          <w:numId w:val="3"/>
        </w:numPr>
        <w:ind w:left="2160" w:firstLine="540"/>
      </w:pPr>
      <w:r>
        <w:t>Why this place?</w:t>
      </w:r>
    </w:p>
    <w:p w:rsidR="00373762" w:rsidP="00373762" w:rsidRDefault="00373762" w14:paraId="2719747E" w14:textId="77777777">
      <w:pPr>
        <w:pStyle w:val="ListParagraph"/>
        <w:ind w:left="2700"/>
      </w:pPr>
    </w:p>
    <w:p w:rsidR="009D3AF5" w:rsidP="00A72760" w:rsidRDefault="00373762" w14:paraId="78207335" w14:textId="7AF7FE3E">
      <w:pPr>
        <w:pStyle w:val="ListParagraph"/>
        <w:numPr>
          <w:ilvl w:val="3"/>
          <w:numId w:val="3"/>
        </w:numPr>
      </w:pPr>
      <w:r>
        <w:t>When you go to have your method refilled</w:t>
      </w:r>
      <w:r w:rsidR="00FA4852">
        <w:t xml:space="preserve"> or get your next dose,</w:t>
      </w:r>
      <w:r>
        <w:t xml:space="preserve"> d</w:t>
      </w:r>
      <w:r w:rsidR="009D3AF5">
        <w:t>o you have an opportunity to ask questions if you need to?</w:t>
      </w:r>
    </w:p>
    <w:p w:rsidR="00373762" w:rsidP="00373762" w:rsidRDefault="00373762" w14:paraId="7FCFD2B4" w14:textId="77777777">
      <w:pPr>
        <w:pStyle w:val="ListParagraph"/>
      </w:pPr>
    </w:p>
    <w:p w:rsidR="00437E18" w:rsidP="00437E18" w:rsidRDefault="0056257F" w14:paraId="7BCDE5E8" w14:textId="77777777">
      <w:pPr>
        <w:ind w:left="720" w:firstLine="720"/>
      </w:pPr>
      <w:r w:rsidRPr="00437E18">
        <w:rPr>
          <w:b/>
          <w:bCs/>
        </w:rPr>
        <w:t>IF YES:</w:t>
      </w:r>
      <w:r>
        <w:t xml:space="preserve"> </w:t>
      </w:r>
    </w:p>
    <w:p w:rsidR="00373762" w:rsidP="00A72760" w:rsidRDefault="00373762" w14:paraId="40C96B07" w14:textId="3D4ADB5A">
      <w:pPr>
        <w:pStyle w:val="ListParagraph"/>
        <w:numPr>
          <w:ilvl w:val="4"/>
          <w:numId w:val="3"/>
        </w:numPr>
      </w:pPr>
      <w:r>
        <w:t>What kinds of questions have you asked?</w:t>
      </w:r>
    </w:p>
    <w:p w:rsidR="00437E18" w:rsidP="00CF0C59" w:rsidRDefault="00437E18" w14:paraId="591BBEB0" w14:textId="77777777">
      <w:pPr>
        <w:pStyle w:val="ListParagraph"/>
        <w:ind w:left="1800"/>
      </w:pPr>
    </w:p>
    <w:p w:rsidR="0056257F" w:rsidP="00A72760" w:rsidRDefault="4D7D9EB3" w14:paraId="600EA9F8" w14:textId="7280FAA0">
      <w:pPr>
        <w:pStyle w:val="ListParagraph"/>
        <w:numPr>
          <w:ilvl w:val="4"/>
          <w:numId w:val="3"/>
        </w:numPr>
      </w:pPr>
      <w:r>
        <w:t>How helpful have the provider’s responses been?</w:t>
      </w:r>
    </w:p>
    <w:p w:rsidR="12021391" w:rsidP="4D7D9EB3" w:rsidRDefault="4D7D9EB3" w14:paraId="678B7F88" w14:textId="245E67CF">
      <w:r>
        <w:t xml:space="preserve">  </w:t>
      </w:r>
      <w:r w:rsidR="12021391">
        <w:tab/>
      </w:r>
      <w:r w:rsidR="12021391">
        <w:tab/>
      </w:r>
    </w:p>
    <w:p w:rsidR="12021391" w:rsidP="4D7D9EB3" w:rsidRDefault="4D7D9EB3" w14:paraId="485D2A00" w14:textId="60F96F9E">
      <w:pPr>
        <w:ind w:left="720" w:firstLine="720"/>
        <w:rPr>
          <w:b/>
          <w:bCs/>
        </w:rPr>
      </w:pPr>
      <w:r w:rsidRPr="4D7D9EB3">
        <w:rPr>
          <w:b/>
          <w:bCs/>
        </w:rPr>
        <w:t>IF NO:</w:t>
      </w:r>
    </w:p>
    <w:p w:rsidR="12021391" w:rsidP="00A72760" w:rsidRDefault="4D7D9EB3" w14:paraId="38AA9B67" w14:textId="7B725CB5">
      <w:pPr>
        <w:pStyle w:val="ListParagraph"/>
        <w:numPr>
          <w:ilvl w:val="4"/>
          <w:numId w:val="3"/>
        </w:numPr>
      </w:pPr>
      <w:r>
        <w:t>What was the reason?</w:t>
      </w:r>
    </w:p>
    <w:p w:rsidR="00373762" w:rsidP="00373762" w:rsidRDefault="00373762" w14:paraId="5D33F735" w14:textId="77777777">
      <w:pPr>
        <w:pStyle w:val="ListParagraph"/>
        <w:ind w:left="2700"/>
      </w:pPr>
    </w:p>
    <w:p w:rsidR="009D3AF5" w:rsidP="00A72760" w:rsidRDefault="009D3AF5" w14:paraId="0FF0AE92" w14:textId="67D8EFB3">
      <w:pPr>
        <w:pStyle w:val="ListParagraph"/>
        <w:numPr>
          <w:ilvl w:val="3"/>
          <w:numId w:val="3"/>
        </w:numPr>
      </w:pPr>
      <w:r>
        <w:t xml:space="preserve">Has this </w:t>
      </w:r>
      <w:r w:rsidR="007414F1">
        <w:t>provider/</w:t>
      </w:r>
      <w:r>
        <w:t>facility provided you with any follow-up care</w:t>
      </w:r>
      <w:r w:rsidR="00CD3B29">
        <w:t xml:space="preserve"> or </w:t>
      </w:r>
      <w:r w:rsidR="00373762">
        <w:t xml:space="preserve">other </w:t>
      </w:r>
      <w:r w:rsidR="00CD3B29">
        <w:t>support</w:t>
      </w:r>
      <w:r>
        <w:t xml:space="preserve"> related to your contraceptive method</w:t>
      </w:r>
      <w:r w:rsidR="00CD3B29">
        <w:t xml:space="preserve"> since you started using it</w:t>
      </w:r>
      <w:r>
        <w:t xml:space="preserve">? </w:t>
      </w:r>
    </w:p>
    <w:p w:rsidR="00373762" w:rsidP="00A7347E" w:rsidRDefault="00373762" w14:paraId="1138C113" w14:textId="77777777">
      <w:pPr>
        <w:pStyle w:val="ListParagraph"/>
      </w:pPr>
    </w:p>
    <w:p w:rsidR="009D1EBD" w:rsidP="00FA4852" w:rsidRDefault="007414F1" w14:paraId="06E0C7AA" w14:textId="77777777">
      <w:pPr>
        <w:ind w:left="720" w:firstLine="720"/>
      </w:pPr>
      <w:r w:rsidRPr="009D1EBD">
        <w:rPr>
          <w:b/>
          <w:bCs/>
        </w:rPr>
        <w:t>IF YES:</w:t>
      </w:r>
      <w:r>
        <w:t xml:space="preserve"> </w:t>
      </w:r>
    </w:p>
    <w:p w:rsidR="009D1EBD" w:rsidP="00FA4852" w:rsidRDefault="007414F1" w14:paraId="7B3E8B9D" w14:textId="20541D2B">
      <w:pPr>
        <w:pStyle w:val="ListParagraph"/>
        <w:numPr>
          <w:ilvl w:val="0"/>
          <w:numId w:val="15"/>
        </w:numPr>
        <w:ind w:left="2520"/>
      </w:pPr>
      <w:r>
        <w:t>What kind of care</w:t>
      </w:r>
      <w:r w:rsidR="00CD3B29">
        <w:t>/support</w:t>
      </w:r>
      <w:r>
        <w:t xml:space="preserve"> did they provide?</w:t>
      </w:r>
    </w:p>
    <w:p w:rsidR="00437E18" w:rsidP="00FA4852" w:rsidRDefault="00437E18" w14:paraId="0321969A" w14:textId="77777777">
      <w:pPr>
        <w:pStyle w:val="ListParagraph"/>
        <w:ind w:left="2520"/>
      </w:pPr>
    </w:p>
    <w:p w:rsidR="00CD3B29" w:rsidP="00FA4852" w:rsidRDefault="00CD3B29" w14:paraId="349E54D5" w14:textId="55EFAC73">
      <w:pPr>
        <w:pStyle w:val="ListParagraph"/>
        <w:numPr>
          <w:ilvl w:val="0"/>
          <w:numId w:val="15"/>
        </w:numPr>
        <w:ind w:left="2520"/>
      </w:pPr>
      <w:r w:rsidRPr="00CD3B29">
        <w:t xml:space="preserve">Did this care/support sufficiently address your </w:t>
      </w:r>
      <w:r w:rsidR="003238B9">
        <w:t>needs</w:t>
      </w:r>
      <w:r w:rsidRPr="00CD3B29">
        <w:t>?</w:t>
      </w:r>
    </w:p>
    <w:p w:rsidR="009D1EBD" w:rsidP="00FA4852" w:rsidRDefault="009D1EBD" w14:paraId="1B0D646E" w14:textId="77777777">
      <w:pPr>
        <w:ind w:left="720" w:firstLine="720"/>
        <w:rPr>
          <w:b/>
          <w:bCs/>
        </w:rPr>
      </w:pPr>
    </w:p>
    <w:p w:rsidR="009D1EBD" w:rsidP="00FA4852" w:rsidRDefault="00CD3B29" w14:paraId="0619E6C6" w14:textId="77777777">
      <w:pPr>
        <w:ind w:left="720" w:firstLine="720"/>
      </w:pPr>
      <w:r w:rsidRPr="003238B9">
        <w:rPr>
          <w:b/>
          <w:bCs/>
        </w:rPr>
        <w:t>IF NO:</w:t>
      </w:r>
      <w:r>
        <w:t xml:space="preserve"> </w:t>
      </w:r>
    </w:p>
    <w:p w:rsidR="00CD3B29" w:rsidP="00A72760" w:rsidRDefault="00777BA6" w14:paraId="14508906" w14:textId="4446EA83">
      <w:pPr>
        <w:ind w:left="1440" w:firstLine="720"/>
      </w:pPr>
      <w:r>
        <w:t xml:space="preserve">c.    </w:t>
      </w:r>
      <w:r w:rsidR="00CD3B29">
        <w:t>Did you seek additional care or support elsewhere?</w:t>
      </w:r>
    </w:p>
    <w:p w:rsidR="00FE3DE0" w:rsidP="00A72760" w:rsidRDefault="00777BA6" w14:paraId="27455CD3" w14:textId="71B2C016">
      <w:pPr>
        <w:ind w:left="2160" w:firstLine="720"/>
      </w:pPr>
      <w:proofErr w:type="spellStart"/>
      <w:r>
        <w:t>i</w:t>
      </w:r>
      <w:proofErr w:type="spellEnd"/>
      <w:r>
        <w:t xml:space="preserve">. </w:t>
      </w:r>
      <w:r w:rsidR="009D1EBD">
        <w:t xml:space="preserve">[If yes] </w:t>
      </w:r>
      <w:r w:rsidR="00CD3B29">
        <w:t>How was that experience?</w:t>
      </w:r>
    </w:p>
    <w:p w:rsidR="00FE3DE0" w:rsidP="00FE3DE0" w:rsidRDefault="00FE3DE0" w14:paraId="2A9FE2D1" w14:textId="77777777">
      <w:pPr>
        <w:pStyle w:val="ListParagraph"/>
        <w:ind w:left="3960"/>
      </w:pPr>
    </w:p>
    <w:p w:rsidR="00FE3DE0" w:rsidP="00A72760" w:rsidRDefault="00FE3DE0" w14:paraId="44DE37E9" w14:textId="5AEC630B">
      <w:pPr>
        <w:pStyle w:val="ListParagraph"/>
        <w:numPr>
          <w:ilvl w:val="3"/>
          <w:numId w:val="3"/>
        </w:numPr>
      </w:pPr>
      <w:r w:rsidRPr="003F7B5F">
        <w:t xml:space="preserve">What </w:t>
      </w:r>
      <w:r>
        <w:t xml:space="preserve">kind of support </w:t>
      </w:r>
      <w:r w:rsidR="009D1EBD">
        <w:t>would you</w:t>
      </w:r>
      <w:r>
        <w:t xml:space="preserve"> want from a </w:t>
      </w:r>
      <w:r w:rsidR="009D1EBD">
        <w:t xml:space="preserve">health care </w:t>
      </w:r>
      <w:r>
        <w:t>provider in the future after you have started using a new method of contraception?</w:t>
      </w:r>
    </w:p>
    <w:p w:rsidR="00FE3DE0" w:rsidP="00FE3DE0" w:rsidRDefault="00FE3DE0" w14:paraId="63CE43AF" w14:textId="77777777">
      <w:pPr>
        <w:pStyle w:val="ListParagraph"/>
      </w:pPr>
    </w:p>
    <w:p w:rsidR="00FE3DE0" w:rsidP="00A72760" w:rsidRDefault="00FE3DE0" w14:paraId="1C13C2EF" w14:textId="1C58C2C6">
      <w:pPr>
        <w:pStyle w:val="ListParagraph"/>
        <w:numPr>
          <w:ilvl w:val="4"/>
          <w:numId w:val="3"/>
        </w:numPr>
      </w:pPr>
      <w:r>
        <w:t xml:space="preserve">How would you feel if </w:t>
      </w:r>
      <w:r w:rsidR="00536991">
        <w:t xml:space="preserve">the </w:t>
      </w:r>
      <w:r>
        <w:t xml:space="preserve">provider reached out to you </w:t>
      </w:r>
      <w:r w:rsidR="003F5D3A">
        <w:t>directly</w:t>
      </w:r>
      <w:r>
        <w:t xml:space="preserve"> to see how you are doing after you start using the method?</w:t>
      </w:r>
    </w:p>
    <w:p w:rsidR="003F5D3A" w:rsidP="003F5D3A" w:rsidRDefault="003F5D3A" w14:paraId="1434F0F0" w14:textId="77777777">
      <w:pPr>
        <w:pStyle w:val="ListParagraph"/>
        <w:ind w:left="1800"/>
      </w:pPr>
    </w:p>
    <w:p w:rsidR="003F5D3A" w:rsidP="00A72760" w:rsidRDefault="4D7D9EB3" w14:paraId="25DC08F3" w14:textId="08A984B3">
      <w:pPr>
        <w:pStyle w:val="ListParagraph"/>
        <w:numPr>
          <w:ilvl w:val="4"/>
          <w:numId w:val="3"/>
        </w:numPr>
      </w:pPr>
      <w:r>
        <w:t>How would you prefer to have the provider reach out to you? [</w:t>
      </w:r>
      <w:r w:rsidRPr="4D7D9EB3">
        <w:rPr>
          <w:i/>
          <w:iCs/>
        </w:rPr>
        <w:t>PROBE:</w:t>
      </w:r>
      <w:r>
        <w:t xml:space="preserve"> phone call, SMS, email, CHV/HEW visit]</w:t>
      </w:r>
    </w:p>
    <w:p w:rsidR="00FE3DE0" w:rsidP="00FE3DE0" w:rsidRDefault="00FE3DE0" w14:paraId="11CB71EC" w14:textId="77777777"/>
    <w:p w:rsidR="00A44A08" w:rsidP="00A72760" w:rsidRDefault="00A44A08" w14:paraId="17C207DD" w14:textId="10A584C1">
      <w:pPr>
        <w:pStyle w:val="ListParagraph"/>
        <w:numPr>
          <w:ilvl w:val="3"/>
          <w:numId w:val="3"/>
        </w:numPr>
      </w:pPr>
      <w:r>
        <w:t>Do you have any other comments to add as we conclude the interview?</w:t>
      </w:r>
    </w:p>
    <w:p w:rsidR="001D792A" w:rsidP="001D792A" w:rsidRDefault="001D792A" w14:paraId="4A35E620" w14:textId="77777777">
      <w:pPr>
        <w:pStyle w:val="ListParagraph"/>
      </w:pPr>
    </w:p>
    <w:p w:rsidR="001A0C87" w:rsidP="009D3AF5" w:rsidRDefault="001A0C87" w14:paraId="2273E54F" w14:textId="77777777"/>
    <w:p w:rsidRPr="00C92681" w:rsidR="00A44A08" w:rsidP="00A44A08" w:rsidRDefault="00A44A08" w14:paraId="4EB7156A" w14:textId="77777777">
      <w:pPr>
        <w:spacing w:line="360" w:lineRule="auto"/>
        <w:jc w:val="center"/>
        <w:rPr>
          <w:rFonts w:cs="Calibri"/>
          <w:i/>
        </w:rPr>
      </w:pPr>
      <w:r w:rsidRPr="00C92681">
        <w:rPr>
          <w:rFonts w:cs="Calibri"/>
          <w:i/>
        </w:rPr>
        <w:t xml:space="preserve">Thank you for participating in this study. We appreciate your time.  </w:t>
      </w:r>
    </w:p>
    <w:p w:rsidR="00A44A08" w:rsidP="00A44A08" w:rsidRDefault="00A44A08" w14:paraId="60BD5481" w14:textId="77777777">
      <w:pPr>
        <w:pStyle w:val="Style1"/>
        <w:numPr>
          <w:ilvl w:val="0"/>
          <w:numId w:val="0"/>
        </w:numPr>
        <w:ind w:left="630" w:hanging="360"/>
        <w:jc w:val="center"/>
        <w:rPr>
          <w:rFonts w:cs="Calibri"/>
          <w:b/>
        </w:rPr>
      </w:pPr>
    </w:p>
    <w:p w:rsidR="00677DF7" w:rsidP="003A2421" w:rsidRDefault="00A44A08" w14:paraId="3D5ED06E" w14:textId="512346B3">
      <w:pPr>
        <w:pStyle w:val="Style1"/>
        <w:numPr>
          <w:ilvl w:val="0"/>
          <w:numId w:val="0"/>
        </w:numPr>
        <w:ind w:left="630" w:hanging="360"/>
        <w:jc w:val="center"/>
      </w:pPr>
      <w:r w:rsidRPr="00C92681">
        <w:rPr>
          <w:rFonts w:cs="Calibri"/>
          <w:b/>
        </w:rPr>
        <w:t>TURN OFF</w:t>
      </w:r>
      <w:r>
        <w:rPr>
          <w:rFonts w:cs="Calibri"/>
          <w:b/>
        </w:rPr>
        <w:t xml:space="preserve"> RECORDER</w:t>
      </w:r>
    </w:p>
    <w:sectPr w:rsidR="00677DF7" w:rsidSect="000A187A">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1EB5" w:rsidP="001A7B1C" w:rsidRDefault="00EF1EB5" w14:paraId="2B72D4C6" w14:textId="77777777">
      <w:r>
        <w:separator/>
      </w:r>
    </w:p>
  </w:endnote>
  <w:endnote w:type="continuationSeparator" w:id="0">
    <w:p w:rsidR="00EF1EB5" w:rsidP="001A7B1C" w:rsidRDefault="00EF1EB5" w14:paraId="5957989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5830" w:rsidP="000674B1" w:rsidRDefault="004F5830" w14:paraId="1E021E87" w14:textId="5BCECD54">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4F5830" w:rsidP="004F5830" w:rsidRDefault="004F5830" w14:paraId="21FA6504"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4466013"/>
      <w:docPartObj>
        <w:docPartGallery w:val="Page Numbers (Bottom of Page)"/>
        <w:docPartUnique/>
      </w:docPartObj>
    </w:sdtPr>
    <w:sdtContent>
      <w:p w:rsidR="004F5830" w:rsidP="000674B1" w:rsidRDefault="004F5830" w14:paraId="3FC1DD29" w14:textId="67371091">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41FC0">
          <w:rPr>
            <w:rStyle w:val="PageNumber"/>
            <w:noProof/>
          </w:rPr>
          <w:t>11</w:t>
        </w:r>
        <w:r>
          <w:rPr>
            <w:rStyle w:val="PageNumber"/>
          </w:rPr>
          <w:fldChar w:fldCharType="end"/>
        </w:r>
      </w:p>
    </w:sdtContent>
  </w:sdt>
  <w:p w:rsidR="004F5830" w:rsidP="004F5830" w:rsidRDefault="004F5830" w14:paraId="76CD5EFC"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1EB5" w:rsidP="001A7B1C" w:rsidRDefault="00EF1EB5" w14:paraId="48E80C41" w14:textId="77777777">
      <w:r>
        <w:separator/>
      </w:r>
    </w:p>
  </w:footnote>
  <w:footnote w:type="continuationSeparator" w:id="0">
    <w:p w:rsidR="00EF1EB5" w:rsidP="001A7B1C" w:rsidRDefault="00EF1EB5" w14:paraId="503A95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0C15" w:rsidP="001A7B1C" w:rsidRDefault="001A7B1C" w14:paraId="36AB653A" w14:textId="63F33E7D">
    <w:pPr>
      <w:rPr>
        <w:b/>
        <w:bCs/>
      </w:rPr>
    </w:pPr>
    <w:r w:rsidRPr="001A7B1C">
      <w:rPr>
        <w:b/>
        <w:bCs/>
      </w:rPr>
      <w:t xml:space="preserve">Improving FP Counseling &amp; Follow-up In-Depth Interview Field Guide, VERSION </w:t>
    </w:r>
    <w:r w:rsidR="00C46E06">
      <w:rPr>
        <w:b/>
        <w:bCs/>
      </w:rPr>
      <w:t>4</w:t>
    </w:r>
    <w:r w:rsidRPr="001A7B1C">
      <w:rPr>
        <w:b/>
        <w:bCs/>
      </w:rPr>
      <w:t xml:space="preserve"> </w:t>
    </w:r>
  </w:p>
  <w:p w:rsidRPr="001A7B1C" w:rsidR="001A7B1C" w:rsidP="001A7B1C" w:rsidRDefault="001A7B1C" w14:paraId="5FA99369" w14:textId="5F54EAF0">
    <w:pPr>
      <w:rPr>
        <w:b/>
        <w:bCs/>
      </w:rPr>
    </w:pPr>
    <w:r w:rsidRPr="001A7B1C">
      <w:rPr>
        <w:b/>
        <w:bCs/>
      </w:rPr>
      <w:t xml:space="preserve">DATED </w:t>
    </w:r>
    <w:r w:rsidR="00C46E06">
      <w:rPr>
        <w:b/>
        <w:bCs/>
      </w:rPr>
      <w:t>3</w:t>
    </w:r>
    <w:r w:rsidR="00A72760">
      <w:rPr>
        <w:b/>
        <w:bCs/>
      </w:rPr>
      <w:t>1</w:t>
    </w:r>
    <w:r w:rsidR="00651CF2">
      <w:rPr>
        <w:b/>
        <w:bCs/>
      </w:rPr>
      <w:t xml:space="preserve"> MARCH 2023</w:t>
    </w:r>
    <w:r w:rsidR="00DD7196">
      <w:rPr>
        <w:b/>
        <w:bCs/>
      </w:rPr>
      <w:t xml:space="preserve">: </w:t>
    </w:r>
    <w:r w:rsidR="00576FBF">
      <w:rPr>
        <w:b/>
        <w:bCs/>
      </w:rPr>
      <w:t xml:space="preserve">HORMONAL </w:t>
    </w:r>
    <w:r w:rsidR="00F70D26">
      <w:rPr>
        <w:b/>
        <w:bCs/>
      </w:rPr>
      <w:t>CONTRACEPTIVE USER</w:t>
    </w:r>
    <w:r w:rsidR="009018B6">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00884"/>
    <w:multiLevelType w:val="hybridMultilevel"/>
    <w:tmpl w:val="90F8ED76"/>
    <w:lvl w:ilvl="0" w:tplc="7ABAAEB6">
      <w:start w:val="1"/>
      <w:numFmt w:val="decimal"/>
      <w:lvlText w:val="%1."/>
      <w:lvlJc w:val="left"/>
      <w:pPr>
        <w:ind w:left="360" w:hanging="360"/>
      </w:pPr>
      <w:rPr>
        <w:rFonts w:hint="default"/>
        <w:b/>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22BB5"/>
    <w:multiLevelType w:val="hybridMultilevel"/>
    <w:tmpl w:val="5AA8344E"/>
    <w:lvl w:ilvl="0" w:tplc="E3EEBDAE">
      <w:start w:val="1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18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66CE9"/>
    <w:multiLevelType w:val="hybridMultilevel"/>
    <w:tmpl w:val="B5C8308C"/>
    <w:lvl w:ilvl="0" w:tplc="FFFFFFFF">
      <w:start w:val="1"/>
      <w:numFmt w:val="lowerLetter"/>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B537A6B"/>
    <w:multiLevelType w:val="multilevel"/>
    <w:tmpl w:val="60DA00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259E53D5"/>
    <w:multiLevelType w:val="hybridMultilevel"/>
    <w:tmpl w:val="C8A63B4A"/>
    <w:lvl w:ilvl="0" w:tplc="7F72B168">
      <w:start w:val="1"/>
      <w:numFmt w:val="lowerLetter"/>
      <w:lvlText w:val="%1."/>
      <w:lvlJc w:val="left"/>
      <w:pPr>
        <w:ind w:left="7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55081"/>
    <w:multiLevelType w:val="hybridMultilevel"/>
    <w:tmpl w:val="F208DB48"/>
    <w:lvl w:ilvl="0" w:tplc="7F72B168">
      <w:start w:val="1"/>
      <w:numFmt w:val="lowerLetter"/>
      <w:lvlText w:val="%1."/>
      <w:lvlJc w:val="left"/>
      <w:pPr>
        <w:ind w:left="810" w:hanging="360"/>
      </w:pPr>
      <w:rPr>
        <w:b w:val="0"/>
        <w:i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21F2B8B8">
      <w:start w:val="1"/>
      <w:numFmt w:val="decimal"/>
      <w:lvlText w:val="%4."/>
      <w:lvlJc w:val="left"/>
      <w:pPr>
        <w:ind w:left="1152" w:hanging="432"/>
      </w:pPr>
      <w:rPr>
        <w:rFonts w:hint="default"/>
      </w:rPr>
    </w:lvl>
    <w:lvl w:ilvl="4" w:tplc="B3BE2D6A">
      <w:start w:val="1"/>
      <w:numFmt w:val="lowerLetter"/>
      <w:lvlText w:val="%5."/>
      <w:lvlJc w:val="left"/>
      <w:pPr>
        <w:ind w:left="2160" w:hanging="720"/>
      </w:pPr>
      <w:rPr>
        <w:rFonts w:hint="default"/>
      </w:rPr>
    </w:lvl>
    <w:lvl w:ilvl="5" w:tplc="207A40A8">
      <w:start w:val="1"/>
      <w:numFmt w:val="lowerRoman"/>
      <w:lvlText w:val="%6."/>
      <w:lvlJc w:val="right"/>
      <w:pPr>
        <w:ind w:left="2880" w:hanging="360"/>
      </w:pPr>
      <w:rPr>
        <w:rFonts w:hint="default"/>
      </w:rPr>
    </w:lvl>
    <w:lvl w:ilvl="6" w:tplc="0409000F">
      <w:start w:val="1"/>
      <w:numFmt w:val="decimal"/>
      <w:lvlText w:val="%7."/>
      <w:lvlJc w:val="left"/>
      <w:pPr>
        <w:ind w:left="30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3697253"/>
    <w:multiLevelType w:val="hybridMultilevel"/>
    <w:tmpl w:val="94AC1CFC"/>
    <w:lvl w:ilvl="0" w:tplc="2F8EA0E2">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5D91574"/>
    <w:multiLevelType w:val="hybridMultilevel"/>
    <w:tmpl w:val="61567E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06CC0"/>
    <w:multiLevelType w:val="hybridMultilevel"/>
    <w:tmpl w:val="82F09E32"/>
    <w:lvl w:ilvl="0" w:tplc="7F72B168">
      <w:start w:val="1"/>
      <w:numFmt w:val="lowerLetter"/>
      <w:lvlText w:val="%1."/>
      <w:lvlJc w:val="left"/>
      <w:pPr>
        <w:ind w:left="81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C12C30"/>
    <w:multiLevelType w:val="hybridMultilevel"/>
    <w:tmpl w:val="C3843ED2"/>
    <w:lvl w:ilvl="0" w:tplc="7F72B168">
      <w:start w:val="1"/>
      <w:numFmt w:val="lowerLetter"/>
      <w:lvlText w:val="%1."/>
      <w:lvlJc w:val="left"/>
      <w:pPr>
        <w:ind w:left="81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DB221F"/>
    <w:multiLevelType w:val="hybridMultilevel"/>
    <w:tmpl w:val="76EE12C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E4907"/>
    <w:multiLevelType w:val="multilevel"/>
    <w:tmpl w:val="1F7C322E"/>
    <w:lvl w:ilvl="0">
      <w:start w:val="1"/>
      <w:numFmt w:val="decimal"/>
      <w:lvlText w:val="%1."/>
      <w:lvlJc w:val="left"/>
      <w:pPr>
        <w:ind w:left="360" w:hanging="360"/>
      </w:pPr>
      <w:rPr>
        <w:b/>
        <w:i w:val="0"/>
        <w:iCs w:val="0"/>
      </w:rPr>
    </w:lvl>
    <w:lvl w:ilvl="1">
      <w:start w:val="1"/>
      <w:numFmt w:val="lowerLetter"/>
      <w:pStyle w:val="Style1"/>
      <w:lvlText w:val="%2."/>
      <w:lvlJc w:val="left"/>
      <w:pPr>
        <w:ind w:left="3054" w:hanging="360"/>
      </w:pPr>
      <w:rPr>
        <w:b w:val="0"/>
        <w:bCs/>
        <w:i w:val="0"/>
        <w:iCs w:val="0"/>
      </w:rPr>
    </w:lvl>
    <w:lvl w:ilvl="2">
      <w:start w:val="1"/>
      <w:numFmt w:val="lowerLetter"/>
      <w:lvlText w:val="%3."/>
      <w:lvlJc w:val="left"/>
      <w:pPr>
        <w:ind w:left="1170" w:hanging="360"/>
      </w:pPr>
      <w:rPr>
        <w:b w:val="0"/>
        <w:i w:val="0"/>
      </w:rPr>
    </w:lvl>
    <w:lvl w:ilvl="3">
      <w:start w:val="1"/>
      <w:numFmt w:val="lowerRoman"/>
      <w:lvlText w:val="%4."/>
      <w:lvlJc w:val="right"/>
      <w:pPr>
        <w:ind w:left="1440" w:hanging="360"/>
      </w:pPr>
      <w:rPr>
        <w:color w:val="000000"/>
      </w:rPr>
    </w:lvl>
    <w:lvl w:ilvl="4">
      <w:start w:val="1"/>
      <w:numFmt w:val="lowerRoman"/>
      <w:lvlText w:val="%5."/>
      <w:lvlJc w:val="righ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6317FE6"/>
    <w:multiLevelType w:val="hybridMultilevel"/>
    <w:tmpl w:val="90CA15B2"/>
    <w:lvl w:ilvl="0" w:tplc="0409000F">
      <w:start w:val="1"/>
      <w:numFmt w:val="decimal"/>
      <w:lvlText w:val="%1."/>
      <w:lvlJc w:val="left"/>
      <w:pPr>
        <w:ind w:left="720" w:hanging="360"/>
      </w:pPr>
    </w:lvl>
    <w:lvl w:ilvl="1" w:tplc="BB089246">
      <w:start w:val="1"/>
      <w:numFmt w:val="lowerLetter"/>
      <w:lvlText w:val="%2."/>
      <w:lvlJc w:val="left"/>
      <w:pPr>
        <w:ind w:left="1440" w:hanging="360"/>
      </w:pPr>
      <w:rPr>
        <w:i w:val="0"/>
        <w:iCs/>
      </w:rPr>
    </w:lvl>
    <w:lvl w:ilvl="2" w:tplc="D09A45D2">
      <w:start w:val="1"/>
      <w:numFmt w:val="lowerRoman"/>
      <w:lvlText w:val="%3."/>
      <w:lvlJc w:val="right"/>
      <w:pPr>
        <w:ind w:left="2160" w:hanging="180"/>
      </w:pPr>
      <w:rPr>
        <w:b w:val="0"/>
        <w:bCs w:val="0"/>
        <w:i w:val="0"/>
        <w:i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5B2C"/>
    <w:multiLevelType w:val="hybridMultilevel"/>
    <w:tmpl w:val="714852BC"/>
    <w:lvl w:ilvl="0" w:tplc="3AE261D4">
      <w:start w:val="1"/>
      <w:numFmt w:val="bullet"/>
      <w:lvlText w:val="-"/>
      <w:lvlJc w:val="left"/>
      <w:pPr>
        <w:ind w:left="720" w:hanging="360"/>
      </w:pPr>
      <w:rPr>
        <w:rFonts w:hint="default" w:ascii="Calibri" w:hAnsi="Calibri" w:eastAsia="Calibri" w:cs="Calibr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4" w15:restartNumberingAfterBreak="0">
    <w:nsid w:val="49DD7685"/>
    <w:multiLevelType w:val="hybridMultilevel"/>
    <w:tmpl w:val="C8A63B4A"/>
    <w:lvl w:ilvl="0" w:tplc="7F72B168">
      <w:start w:val="1"/>
      <w:numFmt w:val="lowerLetter"/>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4940D7"/>
    <w:multiLevelType w:val="hybridMultilevel"/>
    <w:tmpl w:val="56B85E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18948D8"/>
    <w:multiLevelType w:val="hybridMultilevel"/>
    <w:tmpl w:val="996A2798"/>
    <w:lvl w:ilvl="0" w:tplc="0409000F">
      <w:start w:val="1"/>
      <w:numFmt w:val="decimal"/>
      <w:lvlText w:val="%1."/>
      <w:lvlJc w:val="left"/>
      <w:pPr>
        <w:ind w:left="36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5774A6"/>
    <w:multiLevelType w:val="hybridMultilevel"/>
    <w:tmpl w:val="B5C8308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04754212">
    <w:abstractNumId w:val="0"/>
  </w:num>
  <w:num w:numId="2" w16cid:durableId="1010763469">
    <w:abstractNumId w:val="14"/>
  </w:num>
  <w:num w:numId="3" w16cid:durableId="273176226">
    <w:abstractNumId w:val="5"/>
  </w:num>
  <w:num w:numId="4" w16cid:durableId="1486505168">
    <w:abstractNumId w:val="4"/>
  </w:num>
  <w:num w:numId="5" w16cid:durableId="1008750993">
    <w:abstractNumId w:val="6"/>
  </w:num>
  <w:num w:numId="6" w16cid:durableId="1057775647">
    <w:abstractNumId w:val="12"/>
  </w:num>
  <w:num w:numId="7" w16cid:durableId="654529265">
    <w:abstractNumId w:val="7"/>
  </w:num>
  <w:num w:numId="8" w16cid:durableId="966812182">
    <w:abstractNumId w:val="11"/>
  </w:num>
  <w:num w:numId="9" w16cid:durableId="1587034754">
    <w:abstractNumId w:val="15"/>
  </w:num>
  <w:num w:numId="10" w16cid:durableId="1065107241">
    <w:abstractNumId w:val="9"/>
  </w:num>
  <w:num w:numId="11" w16cid:durableId="1905993984">
    <w:abstractNumId w:val="8"/>
  </w:num>
  <w:num w:numId="12" w16cid:durableId="1877893173">
    <w:abstractNumId w:val="16"/>
  </w:num>
  <w:num w:numId="13" w16cid:durableId="2121752730">
    <w:abstractNumId w:val="1"/>
  </w:num>
  <w:num w:numId="14" w16cid:durableId="957175409">
    <w:abstractNumId w:val="13"/>
  </w:num>
  <w:num w:numId="15" w16cid:durableId="297877005">
    <w:abstractNumId w:val="17"/>
  </w:num>
  <w:num w:numId="16" w16cid:durableId="1007906742">
    <w:abstractNumId w:val="2"/>
  </w:num>
  <w:num w:numId="17" w16cid:durableId="709960710">
    <w:abstractNumId w:val="3"/>
    <w:lvlOverride w:ilvl="0">
      <w:startOverride w:val="1"/>
    </w:lvlOverride>
  </w:num>
  <w:num w:numId="18" w16cid:durableId="113806304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rksey, Kristen">
    <w15:presenceInfo w15:providerId="AD" w15:userId="S::kristen.kirksey@ucsf.edu::544058d7-19ad-4c03-aebf-c06283d89e4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2MrI0M7MwNzIzNrJU0lEKTi0uzszPAykwrAUANFAS3CwAAAA="/>
  </w:docVars>
  <w:rsids>
    <w:rsidRoot w:val="001A7B1C"/>
    <w:rsid w:val="000026FB"/>
    <w:rsid w:val="0001452A"/>
    <w:rsid w:val="00030806"/>
    <w:rsid w:val="000320D0"/>
    <w:rsid w:val="000617DA"/>
    <w:rsid w:val="0006297D"/>
    <w:rsid w:val="0007424E"/>
    <w:rsid w:val="000918B4"/>
    <w:rsid w:val="00091CB1"/>
    <w:rsid w:val="000A187A"/>
    <w:rsid w:val="000C046F"/>
    <w:rsid w:val="00116506"/>
    <w:rsid w:val="00116611"/>
    <w:rsid w:val="00117A53"/>
    <w:rsid w:val="00122D1E"/>
    <w:rsid w:val="001331F3"/>
    <w:rsid w:val="00137E8C"/>
    <w:rsid w:val="00152D26"/>
    <w:rsid w:val="00167C81"/>
    <w:rsid w:val="00170E45"/>
    <w:rsid w:val="00183CFF"/>
    <w:rsid w:val="001A0C87"/>
    <w:rsid w:val="001A7B1C"/>
    <w:rsid w:val="001D1F57"/>
    <w:rsid w:val="001D792A"/>
    <w:rsid w:val="001F5F17"/>
    <w:rsid w:val="002343AB"/>
    <w:rsid w:val="002352AE"/>
    <w:rsid w:val="00247908"/>
    <w:rsid w:val="002573EC"/>
    <w:rsid w:val="002818C7"/>
    <w:rsid w:val="002A257E"/>
    <w:rsid w:val="002F08CD"/>
    <w:rsid w:val="002F3499"/>
    <w:rsid w:val="003053F3"/>
    <w:rsid w:val="003238B9"/>
    <w:rsid w:val="00330C4C"/>
    <w:rsid w:val="00360446"/>
    <w:rsid w:val="00360765"/>
    <w:rsid w:val="00362638"/>
    <w:rsid w:val="003653CC"/>
    <w:rsid w:val="00373762"/>
    <w:rsid w:val="00375B85"/>
    <w:rsid w:val="00376157"/>
    <w:rsid w:val="0039096F"/>
    <w:rsid w:val="003A09F2"/>
    <w:rsid w:val="003A2421"/>
    <w:rsid w:val="003A7397"/>
    <w:rsid w:val="003B58C5"/>
    <w:rsid w:val="003B5A1E"/>
    <w:rsid w:val="003B7224"/>
    <w:rsid w:val="003C09C8"/>
    <w:rsid w:val="003E7E87"/>
    <w:rsid w:val="003F1D49"/>
    <w:rsid w:val="003F548B"/>
    <w:rsid w:val="003F5AA5"/>
    <w:rsid w:val="003F5D3A"/>
    <w:rsid w:val="003F7B5F"/>
    <w:rsid w:val="00405D87"/>
    <w:rsid w:val="0040679E"/>
    <w:rsid w:val="00407244"/>
    <w:rsid w:val="004108CA"/>
    <w:rsid w:val="00420ED2"/>
    <w:rsid w:val="00437E18"/>
    <w:rsid w:val="00450AA9"/>
    <w:rsid w:val="004648D6"/>
    <w:rsid w:val="0048404B"/>
    <w:rsid w:val="004B65E6"/>
    <w:rsid w:val="004F0C30"/>
    <w:rsid w:val="004F4D4E"/>
    <w:rsid w:val="004F5830"/>
    <w:rsid w:val="00536991"/>
    <w:rsid w:val="0056257F"/>
    <w:rsid w:val="0057522B"/>
    <w:rsid w:val="00576FBF"/>
    <w:rsid w:val="005A7058"/>
    <w:rsid w:val="005D6014"/>
    <w:rsid w:val="005D75B9"/>
    <w:rsid w:val="005E7CAE"/>
    <w:rsid w:val="00626951"/>
    <w:rsid w:val="00635CF8"/>
    <w:rsid w:val="006363F9"/>
    <w:rsid w:val="00651CF2"/>
    <w:rsid w:val="00653D25"/>
    <w:rsid w:val="00657952"/>
    <w:rsid w:val="006662B8"/>
    <w:rsid w:val="00677C98"/>
    <w:rsid w:val="00684429"/>
    <w:rsid w:val="00686A20"/>
    <w:rsid w:val="006945B7"/>
    <w:rsid w:val="006A32CE"/>
    <w:rsid w:val="006C61FA"/>
    <w:rsid w:val="006C6BEE"/>
    <w:rsid w:val="006F2473"/>
    <w:rsid w:val="006F3827"/>
    <w:rsid w:val="00705B6D"/>
    <w:rsid w:val="00711F44"/>
    <w:rsid w:val="007414F1"/>
    <w:rsid w:val="00751687"/>
    <w:rsid w:val="00752499"/>
    <w:rsid w:val="00752696"/>
    <w:rsid w:val="00752B8F"/>
    <w:rsid w:val="00764084"/>
    <w:rsid w:val="00777BA6"/>
    <w:rsid w:val="00783BCB"/>
    <w:rsid w:val="00791E34"/>
    <w:rsid w:val="007C3B94"/>
    <w:rsid w:val="007F07F7"/>
    <w:rsid w:val="007F1087"/>
    <w:rsid w:val="007F32BD"/>
    <w:rsid w:val="00810C09"/>
    <w:rsid w:val="00817213"/>
    <w:rsid w:val="00825B21"/>
    <w:rsid w:val="00833ADE"/>
    <w:rsid w:val="00840A20"/>
    <w:rsid w:val="00865440"/>
    <w:rsid w:val="00873163"/>
    <w:rsid w:val="008805F0"/>
    <w:rsid w:val="008A1C19"/>
    <w:rsid w:val="008B4885"/>
    <w:rsid w:val="008C0364"/>
    <w:rsid w:val="008D3EB4"/>
    <w:rsid w:val="008E0266"/>
    <w:rsid w:val="008F03E8"/>
    <w:rsid w:val="008F496D"/>
    <w:rsid w:val="009018B6"/>
    <w:rsid w:val="0096792B"/>
    <w:rsid w:val="00997EF0"/>
    <w:rsid w:val="009B2C7E"/>
    <w:rsid w:val="009B5820"/>
    <w:rsid w:val="009B67FB"/>
    <w:rsid w:val="009C72FE"/>
    <w:rsid w:val="009D1EBD"/>
    <w:rsid w:val="009D3AF5"/>
    <w:rsid w:val="009E190F"/>
    <w:rsid w:val="009E5998"/>
    <w:rsid w:val="009E5CA9"/>
    <w:rsid w:val="009F5FB3"/>
    <w:rsid w:val="00A160CB"/>
    <w:rsid w:val="00A219E5"/>
    <w:rsid w:val="00A322FA"/>
    <w:rsid w:val="00A44A08"/>
    <w:rsid w:val="00A60FA9"/>
    <w:rsid w:val="00A72760"/>
    <w:rsid w:val="00A7347E"/>
    <w:rsid w:val="00A836E1"/>
    <w:rsid w:val="00A83B36"/>
    <w:rsid w:val="00A90AE8"/>
    <w:rsid w:val="00A97F63"/>
    <w:rsid w:val="00AB1719"/>
    <w:rsid w:val="00AC5CA0"/>
    <w:rsid w:val="00AD482C"/>
    <w:rsid w:val="00AE270C"/>
    <w:rsid w:val="00AE7009"/>
    <w:rsid w:val="00AF0397"/>
    <w:rsid w:val="00AF4466"/>
    <w:rsid w:val="00B15679"/>
    <w:rsid w:val="00B37AC0"/>
    <w:rsid w:val="00B52B94"/>
    <w:rsid w:val="00B85920"/>
    <w:rsid w:val="00B85C56"/>
    <w:rsid w:val="00B93134"/>
    <w:rsid w:val="00BD6109"/>
    <w:rsid w:val="00BF07CF"/>
    <w:rsid w:val="00BF0C02"/>
    <w:rsid w:val="00BF0FF0"/>
    <w:rsid w:val="00C02B25"/>
    <w:rsid w:val="00C06DD1"/>
    <w:rsid w:val="00C1697E"/>
    <w:rsid w:val="00C222C9"/>
    <w:rsid w:val="00C42346"/>
    <w:rsid w:val="00C46E06"/>
    <w:rsid w:val="00C516DC"/>
    <w:rsid w:val="00C5342C"/>
    <w:rsid w:val="00C561AF"/>
    <w:rsid w:val="00C82F46"/>
    <w:rsid w:val="00C858B2"/>
    <w:rsid w:val="00CC3759"/>
    <w:rsid w:val="00CD3B29"/>
    <w:rsid w:val="00CF0C59"/>
    <w:rsid w:val="00D174F4"/>
    <w:rsid w:val="00D35ADF"/>
    <w:rsid w:val="00D53B0D"/>
    <w:rsid w:val="00D609F9"/>
    <w:rsid w:val="00D63D5F"/>
    <w:rsid w:val="00D932A3"/>
    <w:rsid w:val="00DB7D8D"/>
    <w:rsid w:val="00DD53F6"/>
    <w:rsid w:val="00DD7196"/>
    <w:rsid w:val="00E41FC0"/>
    <w:rsid w:val="00E43C86"/>
    <w:rsid w:val="00E518D8"/>
    <w:rsid w:val="00E54DEF"/>
    <w:rsid w:val="00E62198"/>
    <w:rsid w:val="00E63BBE"/>
    <w:rsid w:val="00E77978"/>
    <w:rsid w:val="00E82AD9"/>
    <w:rsid w:val="00E90C15"/>
    <w:rsid w:val="00E93AA1"/>
    <w:rsid w:val="00E94C9A"/>
    <w:rsid w:val="00EC1653"/>
    <w:rsid w:val="00EF1EB5"/>
    <w:rsid w:val="00EF20AF"/>
    <w:rsid w:val="00EF20EF"/>
    <w:rsid w:val="00EF282F"/>
    <w:rsid w:val="00F101E6"/>
    <w:rsid w:val="00F35DF9"/>
    <w:rsid w:val="00F44031"/>
    <w:rsid w:val="00F447E0"/>
    <w:rsid w:val="00F46C54"/>
    <w:rsid w:val="00F54054"/>
    <w:rsid w:val="00F6365C"/>
    <w:rsid w:val="00F70D26"/>
    <w:rsid w:val="00FA4852"/>
    <w:rsid w:val="00FB0D81"/>
    <w:rsid w:val="00FB5FD3"/>
    <w:rsid w:val="00FC6F12"/>
    <w:rsid w:val="00FE1192"/>
    <w:rsid w:val="00FE3DE0"/>
    <w:rsid w:val="00FF1458"/>
    <w:rsid w:val="00FF67D1"/>
    <w:rsid w:val="0573D89A"/>
    <w:rsid w:val="05C34FD3"/>
    <w:rsid w:val="0C449677"/>
    <w:rsid w:val="12021391"/>
    <w:rsid w:val="1A3731A9"/>
    <w:rsid w:val="1C08B660"/>
    <w:rsid w:val="28CA31FE"/>
    <w:rsid w:val="2DC02F99"/>
    <w:rsid w:val="302C1A46"/>
    <w:rsid w:val="35D6E178"/>
    <w:rsid w:val="377F12D6"/>
    <w:rsid w:val="3E9F4E7B"/>
    <w:rsid w:val="4D7D9EB3"/>
    <w:rsid w:val="4E69BE15"/>
    <w:rsid w:val="579610C3"/>
    <w:rsid w:val="637E56F1"/>
    <w:rsid w:val="666C74C7"/>
    <w:rsid w:val="6B1D3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B5F9"/>
  <w15:chartTrackingRefBased/>
  <w15:docId w15:val="{72112AB6-57D3-1447-8192-30F115B868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Bullet List,FooterText,List Paragraph1,Graphic"/>
    <w:basedOn w:val="Normal"/>
    <w:link w:val="ListParagraphChar"/>
    <w:uiPriority w:val="34"/>
    <w:qFormat/>
    <w:rsid w:val="001A7B1C"/>
    <w:pPr>
      <w:ind w:left="720"/>
      <w:contextualSpacing/>
    </w:pPr>
    <w:rPr>
      <w:rFonts w:ascii="Calibri" w:hAnsi="Calibri" w:eastAsia="DengXian" w:cs="Times New Roman"/>
    </w:rPr>
  </w:style>
  <w:style w:type="character" w:styleId="ListParagraphChar" w:customStyle="1">
    <w:name w:val="List Paragraph Char"/>
    <w:aliases w:val="Bullet List Char,FooterText Char,List Paragraph1 Char,Graphic Char"/>
    <w:basedOn w:val="DefaultParagraphFont"/>
    <w:link w:val="ListParagraph"/>
    <w:uiPriority w:val="34"/>
    <w:locked/>
    <w:rsid w:val="001A7B1C"/>
    <w:rPr>
      <w:rFonts w:ascii="Calibri" w:hAnsi="Calibri" w:eastAsia="DengXian" w:cs="Times New Roman"/>
    </w:rPr>
  </w:style>
  <w:style w:type="paragraph" w:styleId="Header">
    <w:name w:val="header"/>
    <w:basedOn w:val="Normal"/>
    <w:link w:val="HeaderChar"/>
    <w:uiPriority w:val="99"/>
    <w:unhideWhenUsed/>
    <w:rsid w:val="001A7B1C"/>
    <w:pPr>
      <w:tabs>
        <w:tab w:val="center" w:pos="4680"/>
        <w:tab w:val="right" w:pos="9360"/>
      </w:tabs>
    </w:pPr>
  </w:style>
  <w:style w:type="character" w:styleId="HeaderChar" w:customStyle="1">
    <w:name w:val="Header Char"/>
    <w:basedOn w:val="DefaultParagraphFont"/>
    <w:link w:val="Header"/>
    <w:uiPriority w:val="99"/>
    <w:rsid w:val="001A7B1C"/>
  </w:style>
  <w:style w:type="paragraph" w:styleId="Footer">
    <w:name w:val="footer"/>
    <w:basedOn w:val="Normal"/>
    <w:link w:val="FooterChar"/>
    <w:uiPriority w:val="99"/>
    <w:unhideWhenUsed/>
    <w:rsid w:val="001A7B1C"/>
    <w:pPr>
      <w:tabs>
        <w:tab w:val="center" w:pos="4680"/>
        <w:tab w:val="right" w:pos="9360"/>
      </w:tabs>
    </w:pPr>
  </w:style>
  <w:style w:type="character" w:styleId="FooterChar" w:customStyle="1">
    <w:name w:val="Footer Char"/>
    <w:basedOn w:val="DefaultParagraphFont"/>
    <w:link w:val="Footer"/>
    <w:uiPriority w:val="99"/>
    <w:rsid w:val="001A7B1C"/>
  </w:style>
  <w:style w:type="character" w:styleId="PageNumber">
    <w:name w:val="page number"/>
    <w:basedOn w:val="DefaultParagraphFont"/>
    <w:uiPriority w:val="99"/>
    <w:semiHidden/>
    <w:unhideWhenUsed/>
    <w:rsid w:val="004F5830"/>
  </w:style>
  <w:style w:type="character" w:styleId="Hyperlink">
    <w:name w:val="Hyperlink"/>
    <w:basedOn w:val="DefaultParagraphFont"/>
    <w:uiPriority w:val="99"/>
    <w:unhideWhenUsed/>
    <w:rsid w:val="003F1D49"/>
    <w:rPr>
      <w:color w:val="0563C1" w:themeColor="hyperlink"/>
      <w:u w:val="single"/>
    </w:rPr>
  </w:style>
  <w:style w:type="paragraph" w:styleId="Style1" w:customStyle="1">
    <w:name w:val="Style1"/>
    <w:basedOn w:val="ListParagraph"/>
    <w:qFormat/>
    <w:rsid w:val="00A44A08"/>
    <w:pPr>
      <w:numPr>
        <w:ilvl w:val="1"/>
        <w:numId w:val="8"/>
      </w:numPr>
      <w:ind w:left="630"/>
    </w:pPr>
  </w:style>
  <w:style w:type="character" w:styleId="CommentReference">
    <w:name w:val="annotation reference"/>
    <w:basedOn w:val="DefaultParagraphFont"/>
    <w:uiPriority w:val="99"/>
    <w:semiHidden/>
    <w:unhideWhenUsed/>
    <w:rsid w:val="00E54DEF"/>
    <w:rPr>
      <w:sz w:val="16"/>
      <w:szCs w:val="16"/>
    </w:rPr>
  </w:style>
  <w:style w:type="paragraph" w:styleId="CommentText">
    <w:name w:val="annotation text"/>
    <w:basedOn w:val="Normal"/>
    <w:link w:val="CommentTextChar"/>
    <w:uiPriority w:val="99"/>
    <w:unhideWhenUsed/>
    <w:rsid w:val="00E54DEF"/>
    <w:rPr>
      <w:sz w:val="20"/>
      <w:szCs w:val="20"/>
    </w:rPr>
  </w:style>
  <w:style w:type="character" w:styleId="CommentTextChar" w:customStyle="1">
    <w:name w:val="Comment Text Char"/>
    <w:basedOn w:val="DefaultParagraphFont"/>
    <w:link w:val="CommentText"/>
    <w:uiPriority w:val="99"/>
    <w:rsid w:val="00E54DEF"/>
    <w:rPr>
      <w:sz w:val="20"/>
      <w:szCs w:val="20"/>
    </w:rPr>
  </w:style>
  <w:style w:type="paragraph" w:styleId="CommentSubject">
    <w:name w:val="annotation subject"/>
    <w:basedOn w:val="CommentText"/>
    <w:next w:val="CommentText"/>
    <w:link w:val="CommentSubjectChar"/>
    <w:uiPriority w:val="99"/>
    <w:semiHidden/>
    <w:unhideWhenUsed/>
    <w:rsid w:val="00E54DEF"/>
    <w:rPr>
      <w:b/>
      <w:bCs/>
    </w:rPr>
  </w:style>
  <w:style w:type="character" w:styleId="CommentSubjectChar" w:customStyle="1">
    <w:name w:val="Comment Subject Char"/>
    <w:basedOn w:val="CommentTextChar"/>
    <w:link w:val="CommentSubject"/>
    <w:uiPriority w:val="99"/>
    <w:semiHidden/>
    <w:rsid w:val="00E54DEF"/>
    <w:rPr>
      <w:b/>
      <w:bCs/>
      <w:sz w:val="20"/>
      <w:szCs w:val="20"/>
    </w:rPr>
  </w:style>
  <w:style w:type="paragraph" w:styleId="BalloonText">
    <w:name w:val="Balloon Text"/>
    <w:basedOn w:val="Normal"/>
    <w:link w:val="BalloonTextChar"/>
    <w:uiPriority w:val="99"/>
    <w:semiHidden/>
    <w:unhideWhenUsed/>
    <w:rsid w:val="00BF0C02"/>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F0C02"/>
    <w:rPr>
      <w:rFonts w:ascii="Segoe UI" w:hAnsi="Segoe UI" w:cs="Segoe UI"/>
      <w:sz w:val="18"/>
      <w:szCs w:val="18"/>
    </w:rPr>
  </w:style>
  <w:style w:type="paragraph" w:styleId="Revision">
    <w:name w:val="Revision"/>
    <w:hidden/>
    <w:uiPriority w:val="99"/>
    <w:semiHidden/>
    <w:rsid w:val="00C02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686270">
      <w:bodyDiv w:val="1"/>
      <w:marLeft w:val="0"/>
      <w:marRight w:val="0"/>
      <w:marTop w:val="0"/>
      <w:marBottom w:val="0"/>
      <w:divBdr>
        <w:top w:val="none" w:sz="0" w:space="0" w:color="auto"/>
        <w:left w:val="none" w:sz="0" w:space="0" w:color="auto"/>
        <w:bottom w:val="none" w:sz="0" w:space="0" w:color="auto"/>
        <w:right w:val="none" w:sz="0" w:space="0" w:color="auto"/>
      </w:divBdr>
    </w:div>
    <w:div w:id="412312437">
      <w:bodyDiv w:val="1"/>
      <w:marLeft w:val="0"/>
      <w:marRight w:val="0"/>
      <w:marTop w:val="0"/>
      <w:marBottom w:val="0"/>
      <w:divBdr>
        <w:top w:val="none" w:sz="0" w:space="0" w:color="auto"/>
        <w:left w:val="none" w:sz="0" w:space="0" w:color="auto"/>
        <w:bottom w:val="none" w:sz="0" w:space="0" w:color="auto"/>
        <w:right w:val="none" w:sz="0" w:space="0" w:color="auto"/>
      </w:divBdr>
    </w:div>
    <w:div w:id="202705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microsoft.com/office/2011/relationships/people" Target="people.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2102</Words>
  <Characters>11984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Suchman, Lauren</dc:creator>
  <cp:keywords/>
  <dc:description/>
  <cp:lastModifiedBy>Kirksey, Kristen</cp:lastModifiedBy>
  <cp:revision>2</cp:revision>
  <dcterms:created xsi:type="dcterms:W3CDTF">2023-04-05T07:44:00Z</dcterms:created>
  <dcterms:modified xsi:type="dcterms:W3CDTF">2023-04-05T07:44:00Z</dcterms:modified>
</cp:coreProperties>
</file>